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8.svg" ContentType="image/sv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8FF7A">
      <w:pPr>
        <w:spacing w:before="240"/>
        <w:jc w:val="center"/>
        <w:rPr>
          <w:rFonts w:eastAsia="黑体"/>
          <w:sz w:val="36"/>
        </w:rPr>
      </w:pPr>
      <w:r>
        <w:rPr>
          <w:rFonts w:hint="eastAsia" w:eastAsia="黑体"/>
          <w:sz w:val="36"/>
        </w:rPr>
        <w:t>重庆大学本科学生毕业论文（设计）</w:t>
      </w:r>
    </w:p>
    <w:p w14:paraId="4C3DBC78">
      <w:pPr>
        <w:jc w:val="center"/>
        <w:rPr>
          <w:rFonts w:eastAsia="黑体"/>
          <w:sz w:val="36"/>
        </w:rPr>
      </w:pPr>
    </w:p>
    <w:p w14:paraId="77741691">
      <w:pPr>
        <w:jc w:val="center"/>
        <w:rPr>
          <w:rFonts w:eastAsia="黑体"/>
          <w:sz w:val="36"/>
        </w:rPr>
      </w:pPr>
    </w:p>
    <w:p w14:paraId="3B92A3C0">
      <w:pPr>
        <w:pStyle w:val="18"/>
      </w:pPr>
      <w:r>
        <w:rPr>
          <w:rFonts w:hint="eastAsia"/>
        </w:rPr>
        <w:t>基于大模型和区块链的加密货币模拟交易所</w:t>
      </w:r>
      <w:ins w:id="0" w:author="Jun Sang" w:date="2026-05-13T11:57:00Z">
        <w:del w:id="1" w:author="huxingzhou" w:date="2026-05-13T14:52:57Z">
          <w:commentRangeStart w:id="0"/>
          <w:r>
            <w:rPr>
              <w:rFonts w:hint="eastAsia"/>
            </w:rPr>
            <w:delText>的</w:delText>
          </w:r>
        </w:del>
      </w:ins>
      <w:r>
        <w:rPr>
          <w:rFonts w:hint="eastAsia"/>
        </w:rPr>
        <w:t>设</w:t>
      </w:r>
      <w:commentRangeEnd w:id="0"/>
      <w:r>
        <w:rPr>
          <w:rStyle w:val="31"/>
          <w:rFonts w:hint="eastAsia"/>
          <w:sz w:val="44"/>
          <w:szCs w:val="24"/>
        </w:rPr>
        <w:commentReference w:id="0"/>
      </w:r>
      <w:r>
        <w:rPr>
          <w:rFonts w:hint="eastAsia"/>
        </w:rPr>
        <w:t>计实现</w:t>
      </w:r>
    </w:p>
    <w:p w14:paraId="03A0C5F5">
      <w:pPr>
        <w:jc w:val="center"/>
      </w:pPr>
    </w:p>
    <w:p w14:paraId="49D70D3D">
      <w:pPr>
        <w:jc w:val="center"/>
      </w:pPr>
    </w:p>
    <w:p w14:paraId="5A23B0B4">
      <w:pPr>
        <w:jc w:val="center"/>
      </w:pPr>
    </w:p>
    <w:p w14:paraId="263ED78A">
      <w:pPr>
        <w:jc w:val="center"/>
        <w:rPr>
          <w:rFonts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27"/>
                    <a:stretch>
                      <a:fillRect/>
                    </a:stretch>
                  </pic:blipFill>
                  <pic:spPr>
                    <a:xfrm>
                      <a:off x="0" y="0"/>
                      <a:ext cx="1534795" cy="1504950"/>
                    </a:xfrm>
                    <a:prstGeom prst="rect">
                      <a:avLst/>
                    </a:prstGeom>
                    <a:noFill/>
                    <a:ln>
                      <a:noFill/>
                    </a:ln>
                  </pic:spPr>
                </pic:pic>
              </a:graphicData>
            </a:graphic>
          </wp:inline>
        </w:drawing>
      </w:r>
    </w:p>
    <w:p w14:paraId="53DF7D0F">
      <w:pPr>
        <w:ind w:right="17" w:firstLine="2520"/>
        <w:rPr>
          <w:rFonts w:eastAsia="黑体"/>
          <w:sz w:val="32"/>
        </w:rPr>
      </w:pPr>
    </w:p>
    <w:p w14:paraId="3FCD7D91">
      <w:pPr>
        <w:ind w:right="17" w:firstLine="2160"/>
        <w:rPr>
          <w:rFonts w:eastAsia="黑体"/>
          <w:sz w:val="32"/>
        </w:rPr>
      </w:pPr>
    </w:p>
    <w:p w14:paraId="49570AB4">
      <w:pPr>
        <w:ind w:right="17" w:firstLine="1980"/>
        <w:rPr>
          <w:rFonts w:eastAsia="黑体"/>
          <w:sz w:val="32"/>
        </w:rPr>
      </w:pPr>
      <w:r>
        <w:rPr>
          <w:rFonts w:hint="eastAsia" w:eastAsia="黑体"/>
          <w:sz w:val="32"/>
        </w:rPr>
        <w:t>学    生：胡力文</w:t>
      </w:r>
    </w:p>
    <w:p w14:paraId="2B426BDD">
      <w:pPr>
        <w:ind w:right="17" w:firstLine="1980"/>
        <w:rPr>
          <w:rFonts w:eastAsia="黑体"/>
          <w:sz w:val="32"/>
        </w:rPr>
      </w:pPr>
      <w:r>
        <w:rPr>
          <w:rFonts w:hint="eastAsia" w:eastAsia="黑体"/>
          <w:sz w:val="32"/>
        </w:rPr>
        <w:t>学    号：</w:t>
      </w:r>
      <w:r>
        <w:rPr>
          <w:rFonts w:eastAsia="黑体"/>
          <w:sz w:val="32"/>
        </w:rPr>
        <w:t>20</w:t>
      </w:r>
      <w:r>
        <w:rPr>
          <w:rFonts w:hint="eastAsia" w:eastAsia="黑体"/>
          <w:sz w:val="32"/>
        </w:rPr>
        <w:t>222053</w:t>
      </w:r>
    </w:p>
    <w:p w14:paraId="2E30DA46">
      <w:pPr>
        <w:ind w:firstLine="1980"/>
        <w:rPr>
          <w:rFonts w:eastAsia="黑体"/>
          <w:sz w:val="32"/>
        </w:rPr>
      </w:pPr>
      <w:r>
        <w:rPr>
          <w:rFonts w:hint="eastAsia" w:eastAsia="黑体"/>
          <w:sz w:val="32"/>
        </w:rPr>
        <w:t>指导教师：桑军 教授</w:t>
      </w:r>
    </w:p>
    <w:p w14:paraId="233272DE">
      <w:pPr>
        <w:ind w:right="17" w:firstLine="1980"/>
        <w:rPr>
          <w:rFonts w:eastAsia="黑体"/>
          <w:sz w:val="32"/>
        </w:rPr>
      </w:pPr>
      <w:r>
        <w:rPr>
          <w:rFonts w:hint="eastAsia" w:eastAsia="黑体"/>
          <w:sz w:val="32"/>
        </w:rPr>
        <w:t>专    业：软件工程</w:t>
      </w:r>
    </w:p>
    <w:p w14:paraId="616D7468">
      <w:pPr>
        <w:ind w:firstLine="2875"/>
        <w:rPr>
          <w:rFonts w:eastAsia="黑体"/>
          <w:sz w:val="32"/>
        </w:rPr>
      </w:pPr>
    </w:p>
    <w:p w14:paraId="3F1797BE">
      <w:pPr>
        <w:ind w:firstLine="2875"/>
        <w:rPr>
          <w:rFonts w:eastAsia="黑体"/>
          <w:sz w:val="32"/>
        </w:rPr>
      </w:pPr>
    </w:p>
    <w:p w14:paraId="07252553">
      <w:pPr>
        <w:jc w:val="center"/>
        <w:rPr>
          <w:rFonts w:eastAsia="黑体"/>
          <w:sz w:val="36"/>
        </w:rPr>
      </w:pPr>
      <w:r>
        <w:rPr>
          <w:rFonts w:hint="eastAsia" w:eastAsia="黑体"/>
          <w:sz w:val="36"/>
        </w:rPr>
        <w:t>重庆大学大数据与软件学院</w:t>
      </w:r>
    </w:p>
    <w:p w14:paraId="371597B3">
      <w:pPr>
        <w:spacing w:before="240"/>
        <w:jc w:val="center"/>
        <w:rPr>
          <w:rFonts w:eastAsia="黑体"/>
          <w:b/>
          <w:bCs/>
          <w:sz w:val="32"/>
          <w:szCs w:val="32"/>
        </w:rPr>
      </w:pPr>
      <w:r>
        <w:rPr>
          <w:rFonts w:hint="eastAsia" w:ascii="黑体" w:eastAsia="黑体"/>
          <w:sz w:val="32"/>
        </w:rPr>
        <w:t>2026年</w:t>
      </w:r>
      <w:r>
        <w:rPr>
          <w:rFonts w:ascii="黑体" w:eastAsia="黑体"/>
          <w:sz w:val="32"/>
        </w:rPr>
        <w:t>6</w:t>
      </w:r>
      <w:r>
        <w:rPr>
          <w:rFonts w:hint="eastAsia" w:ascii="黑体" w:eastAsia="黑体"/>
          <w:sz w:val="32"/>
        </w:rPr>
        <w:t>月</w:t>
      </w:r>
    </w:p>
    <w:p w14:paraId="526990DB">
      <w:pPr>
        <w:spacing w:before="240"/>
        <w:jc w:val="center"/>
        <w:rPr>
          <w:rFonts w:eastAsia="楷体_GB2312"/>
          <w:b/>
          <w:bCs/>
          <w:sz w:val="32"/>
          <w:szCs w:val="32"/>
        </w:rPr>
      </w:pPr>
      <w:r>
        <w:rPr>
          <w:rFonts w:eastAsia="黑体"/>
          <w:b/>
          <w:bCs/>
          <w:sz w:val="32"/>
          <w:szCs w:val="32"/>
        </w:rPr>
        <w:t>Undergraduate</w:t>
      </w:r>
      <w:r>
        <w:rPr>
          <w:rFonts w:hint="eastAsia" w:eastAsia="黑体"/>
          <w:b/>
          <w:bCs/>
          <w:sz w:val="32"/>
          <w:szCs w:val="32"/>
        </w:rPr>
        <w:t xml:space="preserve"> </w:t>
      </w:r>
      <w:r>
        <w:rPr>
          <w:rFonts w:eastAsia="黑体"/>
          <w:b/>
          <w:bCs/>
          <w:sz w:val="32"/>
          <w:szCs w:val="32"/>
        </w:rPr>
        <w:t>Thesis</w:t>
      </w:r>
      <w:r>
        <w:rPr>
          <w:rFonts w:hint="eastAsia" w:eastAsia="黑体"/>
          <w:b/>
          <w:bCs/>
          <w:sz w:val="32"/>
          <w:szCs w:val="32"/>
        </w:rPr>
        <w:t xml:space="preserve"> (</w:t>
      </w:r>
      <w:r>
        <w:rPr>
          <w:rFonts w:eastAsia="黑体"/>
          <w:b/>
          <w:bCs/>
          <w:sz w:val="32"/>
          <w:szCs w:val="32"/>
        </w:rPr>
        <w:t>Design</w:t>
      </w:r>
      <w:r>
        <w:rPr>
          <w:rFonts w:hint="eastAsia" w:eastAsia="黑体"/>
          <w:b/>
          <w:bCs/>
          <w:sz w:val="32"/>
          <w:szCs w:val="32"/>
        </w:rPr>
        <w:t xml:space="preserve">) </w:t>
      </w:r>
      <w:r>
        <w:rPr>
          <w:rFonts w:eastAsia="黑体"/>
          <w:b/>
          <w:bCs/>
          <w:sz w:val="32"/>
          <w:szCs w:val="32"/>
        </w:rPr>
        <w:t>of</w:t>
      </w:r>
      <w:r>
        <w:rPr>
          <w:rFonts w:hint="eastAsia" w:eastAsia="黑体"/>
          <w:b/>
          <w:bCs/>
          <w:sz w:val="32"/>
          <w:szCs w:val="32"/>
        </w:rPr>
        <w:t xml:space="preserve"> </w:t>
      </w:r>
      <w:r>
        <w:rPr>
          <w:rFonts w:eastAsia="黑体"/>
          <w:b/>
          <w:bCs/>
          <w:sz w:val="32"/>
          <w:szCs w:val="32"/>
        </w:rPr>
        <w:t>Chongqing</w:t>
      </w:r>
      <w:r>
        <w:rPr>
          <w:rFonts w:hint="eastAsia" w:eastAsia="黑体"/>
          <w:b/>
          <w:bCs/>
          <w:sz w:val="32"/>
          <w:szCs w:val="32"/>
        </w:rPr>
        <w:t xml:space="preserve"> </w:t>
      </w:r>
      <w:r>
        <w:rPr>
          <w:rFonts w:eastAsia="黑体"/>
          <w:b/>
          <w:bCs/>
          <w:sz w:val="32"/>
          <w:szCs w:val="32"/>
        </w:rPr>
        <w:t>University</w:t>
      </w:r>
    </w:p>
    <w:p w14:paraId="36E711CD">
      <w:pPr>
        <w:pStyle w:val="8"/>
        <w:spacing w:before="0"/>
        <w:jc w:val="both"/>
        <w:rPr>
          <w:b/>
          <w:bCs/>
          <w:sz w:val="36"/>
          <w:szCs w:val="36"/>
        </w:rPr>
      </w:pPr>
    </w:p>
    <w:p w14:paraId="59A2C30F">
      <w:pPr>
        <w:pStyle w:val="8"/>
        <w:spacing w:before="0"/>
        <w:jc w:val="both"/>
        <w:rPr>
          <w:b/>
          <w:bCs/>
          <w:sz w:val="36"/>
          <w:szCs w:val="36"/>
        </w:rPr>
      </w:pPr>
    </w:p>
    <w:p w14:paraId="5421EB44">
      <w:pPr>
        <w:pStyle w:val="8"/>
        <w:spacing w:before="0"/>
        <w:rPr>
          <w:sz w:val="28"/>
        </w:rPr>
      </w:pPr>
      <w:r>
        <w:rPr>
          <w:rFonts w:eastAsia="黑体"/>
          <w:b/>
          <w:sz w:val="44"/>
          <w:szCs w:val="44"/>
        </w:rPr>
        <w:t>Design and Implementation of a Crypto Simulated Exchange Integrating LLMs and Blockchain</w:t>
      </w:r>
    </w:p>
    <w:p w14:paraId="344B8138"/>
    <w:p w14:paraId="4FA9224D"/>
    <w:p w14:paraId="2695BF76">
      <w:pPr>
        <w:jc w:val="center"/>
        <w:rPr>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27"/>
                    <a:stretch>
                      <a:fillRect/>
                    </a:stretch>
                  </pic:blipFill>
                  <pic:spPr>
                    <a:xfrm>
                      <a:off x="0" y="0"/>
                      <a:ext cx="1534795" cy="1504950"/>
                    </a:xfrm>
                    <a:prstGeom prst="rect">
                      <a:avLst/>
                    </a:prstGeom>
                    <a:noFill/>
                    <a:ln>
                      <a:noFill/>
                    </a:ln>
                  </pic:spPr>
                </pic:pic>
              </a:graphicData>
            </a:graphic>
          </wp:inline>
        </w:drawing>
      </w:r>
    </w:p>
    <w:p w14:paraId="59DEE363">
      <w:pPr>
        <w:ind w:firstLine="1655" w:firstLineChars="785"/>
        <w:rPr>
          <w:b/>
          <w:bCs/>
        </w:rPr>
      </w:pPr>
    </w:p>
    <w:p w14:paraId="56C63EC8">
      <w:pPr>
        <w:jc w:val="center"/>
        <w:rPr>
          <w:b/>
          <w:bCs/>
          <w:sz w:val="32"/>
          <w:szCs w:val="32"/>
          <w:lang w:val="en-IE"/>
        </w:rPr>
      </w:pPr>
      <w:r>
        <w:rPr>
          <w:b/>
          <w:bCs/>
          <w:sz w:val="32"/>
          <w:szCs w:val="32"/>
        </w:rPr>
        <w:t>By</w:t>
      </w:r>
    </w:p>
    <w:p w14:paraId="0E635520">
      <w:pPr>
        <w:jc w:val="center"/>
        <w:rPr>
          <w:b/>
          <w:bCs/>
          <w:sz w:val="32"/>
          <w:szCs w:val="32"/>
        </w:rPr>
      </w:pPr>
      <w:r>
        <w:rPr>
          <w:b/>
          <w:bCs/>
          <w:sz w:val="32"/>
          <w:szCs w:val="32"/>
          <w:lang w:val="en-IE"/>
        </w:rPr>
        <w:t xml:space="preserve"> </w:t>
      </w:r>
      <w:r>
        <w:rPr>
          <w:rFonts w:hint="eastAsia"/>
          <w:b/>
          <w:bCs/>
          <w:sz w:val="32"/>
          <w:szCs w:val="32"/>
        </w:rPr>
        <w:t>HU</w:t>
      </w:r>
      <w:r>
        <w:rPr>
          <w:b/>
          <w:bCs/>
          <w:sz w:val="32"/>
          <w:szCs w:val="32"/>
        </w:rPr>
        <w:t xml:space="preserve"> </w:t>
      </w:r>
      <w:r>
        <w:rPr>
          <w:rFonts w:hint="eastAsia"/>
          <w:b/>
          <w:bCs/>
          <w:sz w:val="32"/>
          <w:szCs w:val="32"/>
        </w:rPr>
        <w:t>liwen</w:t>
      </w:r>
    </w:p>
    <w:p w14:paraId="13C577A2">
      <w:pPr>
        <w:jc w:val="center"/>
        <w:rPr>
          <w:b/>
          <w:bCs/>
          <w:sz w:val="32"/>
          <w:szCs w:val="32"/>
        </w:rPr>
      </w:pPr>
    </w:p>
    <w:p w14:paraId="198B2E83">
      <w:pPr>
        <w:jc w:val="center"/>
        <w:rPr>
          <w:b/>
          <w:bCs/>
          <w:sz w:val="32"/>
          <w:szCs w:val="32"/>
        </w:rPr>
      </w:pPr>
      <w:r>
        <w:rPr>
          <w:b/>
          <w:bCs/>
          <w:sz w:val="32"/>
          <w:szCs w:val="32"/>
        </w:rPr>
        <w:t>Supervised</w:t>
      </w:r>
      <w:r>
        <w:rPr>
          <w:rFonts w:hint="eastAsia"/>
          <w:b/>
          <w:bCs/>
          <w:sz w:val="32"/>
          <w:szCs w:val="32"/>
        </w:rPr>
        <w:t xml:space="preserve"> by</w:t>
      </w:r>
    </w:p>
    <w:p w14:paraId="0B8414F6">
      <w:pPr>
        <w:jc w:val="center"/>
        <w:rPr>
          <w:b/>
          <w:bCs/>
          <w:sz w:val="32"/>
          <w:szCs w:val="32"/>
        </w:rPr>
      </w:pPr>
      <w:r>
        <w:rPr>
          <w:b/>
          <w:bCs/>
          <w:sz w:val="32"/>
          <w:szCs w:val="32"/>
          <w:lang w:val="en-IE"/>
        </w:rPr>
        <w:t>Prof.</w:t>
      </w:r>
      <w:r>
        <w:rPr>
          <w:rFonts w:hint="eastAsia"/>
          <w:b/>
          <w:bCs/>
          <w:sz w:val="32"/>
          <w:szCs w:val="32"/>
        </w:rPr>
        <w:t xml:space="preserve"> </w:t>
      </w:r>
      <w:r>
        <w:rPr>
          <w:b/>
          <w:bCs/>
          <w:sz w:val="32"/>
          <w:szCs w:val="32"/>
          <w:lang w:val="en-IE"/>
        </w:rPr>
        <w:t>S</w:t>
      </w:r>
      <w:r>
        <w:rPr>
          <w:rFonts w:hint="eastAsia"/>
          <w:b/>
          <w:bCs/>
          <w:sz w:val="32"/>
          <w:szCs w:val="32"/>
        </w:rPr>
        <w:t>ANG</w:t>
      </w:r>
      <w:r>
        <w:rPr>
          <w:b/>
          <w:bCs/>
          <w:sz w:val="32"/>
          <w:szCs w:val="32"/>
          <w:lang w:val="en-IE"/>
        </w:rPr>
        <w:t xml:space="preserve"> Jun</w:t>
      </w:r>
    </w:p>
    <w:p w14:paraId="6524CBC6">
      <w:pPr>
        <w:ind w:left="1714" w:leftChars="772" w:hanging="93" w:hangingChars="29"/>
        <w:rPr>
          <w:b/>
          <w:bCs/>
          <w:sz w:val="32"/>
          <w:szCs w:val="32"/>
        </w:rPr>
      </w:pPr>
      <w:r>
        <w:rPr>
          <w:rFonts w:hint="eastAsia"/>
          <w:b/>
          <w:bCs/>
          <w:sz w:val="32"/>
          <w:szCs w:val="32"/>
        </w:rPr>
        <w:t xml:space="preserve"> </w:t>
      </w:r>
      <w:r>
        <w:rPr>
          <w:b/>
          <w:bCs/>
          <w:sz w:val="32"/>
          <w:szCs w:val="32"/>
        </w:rPr>
        <w:t xml:space="preserve">              </w:t>
      </w:r>
    </w:p>
    <w:p w14:paraId="4FAA63CA">
      <w:pPr>
        <w:jc w:val="center"/>
        <w:rPr>
          <w:b/>
          <w:bCs/>
          <w:sz w:val="36"/>
          <w:szCs w:val="36"/>
        </w:rPr>
      </w:pPr>
      <w:r>
        <w:rPr>
          <w:b/>
          <w:bCs/>
          <w:sz w:val="36"/>
          <w:szCs w:val="36"/>
        </w:rPr>
        <w:t>Software Engineering</w:t>
      </w:r>
    </w:p>
    <w:p w14:paraId="56C315B2">
      <w:pPr>
        <w:jc w:val="center"/>
        <w:rPr>
          <w:b/>
          <w:bCs/>
          <w:sz w:val="36"/>
          <w:szCs w:val="36"/>
        </w:rPr>
      </w:pPr>
      <w:r>
        <w:rPr>
          <w:b/>
          <w:bCs/>
          <w:sz w:val="36"/>
          <w:szCs w:val="36"/>
        </w:rPr>
        <w:t>School of Big Data &amp; Software Engineering</w:t>
      </w:r>
    </w:p>
    <w:p w14:paraId="15243B49">
      <w:pPr>
        <w:jc w:val="center"/>
        <w:rPr>
          <w:b/>
          <w:bCs/>
          <w:sz w:val="36"/>
          <w:szCs w:val="36"/>
        </w:rPr>
      </w:pPr>
      <w:r>
        <w:rPr>
          <w:b/>
          <w:bCs/>
          <w:sz w:val="36"/>
          <w:szCs w:val="36"/>
        </w:rPr>
        <w:t>Chongqing University</w:t>
      </w:r>
    </w:p>
    <w:p w14:paraId="2A032F65">
      <w:pPr>
        <w:jc w:val="center"/>
        <w:rPr>
          <w:b/>
          <w:bCs/>
          <w:sz w:val="32"/>
          <w:szCs w:val="32"/>
        </w:rPr>
        <w:sectPr>
          <w:headerReference r:id="rId5" w:type="default"/>
          <w:pgSz w:w="11906" w:h="16838"/>
          <w:pgMar w:top="1701" w:right="1418" w:bottom="1418" w:left="1418" w:header="907" w:footer="851" w:gutter="567"/>
          <w:pgNumType w:fmt="upperRoman" w:start="1"/>
          <w:cols w:space="720" w:num="1"/>
          <w:docGrid w:type="lines" w:linePitch="312" w:charSpace="0"/>
        </w:sectPr>
      </w:pPr>
      <w:r>
        <w:rPr>
          <w:b/>
          <w:bCs/>
          <w:sz w:val="32"/>
          <w:szCs w:val="32"/>
        </w:rPr>
        <w:t>June，2026</w:t>
      </w:r>
    </w:p>
    <w:p w14:paraId="573E014B">
      <w:pPr>
        <w:spacing w:line="400" w:lineRule="exact"/>
      </w:pPr>
    </w:p>
    <w:p w14:paraId="00C47EA7">
      <w:pPr>
        <w:spacing w:line="400" w:lineRule="exact"/>
        <w:jc w:val="center"/>
        <w:outlineLvl w:val="0"/>
        <w:rPr>
          <w:rFonts w:ascii="黑体" w:eastAsia="黑体"/>
          <w:sz w:val="32"/>
        </w:rPr>
      </w:pPr>
      <w:bookmarkStart w:id="0" w:name="_Toc26084"/>
      <w:r>
        <w:rPr>
          <w:rFonts w:hint="eastAsia"/>
        </w:rP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1312;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0288;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59264;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0D3B8F6F">
      <w:pPr>
        <w:spacing w:line="400" w:lineRule="exact"/>
        <w:jc w:val="center"/>
        <w:outlineLvl w:val="0"/>
        <w:rPr>
          <w:rFonts w:ascii="黑体" w:eastAsia="黑体"/>
          <w:sz w:val="32"/>
        </w:rPr>
      </w:pPr>
    </w:p>
    <w:p w14:paraId="40FA42BB">
      <w:pPr>
        <w:pStyle w:val="9"/>
        <w:spacing w:before="0" w:line="400" w:lineRule="exact"/>
        <w:ind w:firstLine="492"/>
        <w:rPr>
          <w:rFonts w:hint="eastAsia" w:ascii="ˎ̥" w:hAnsi="ˎ̥" w:cs="Arial"/>
          <w:lang w:val="en-IE"/>
        </w:rPr>
      </w:pPr>
      <w:r>
        <w:rPr>
          <w:rFonts w:hint="eastAsia"/>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5BDEE81F">
      <w:pPr>
        <w:pStyle w:val="11"/>
        <w:spacing w:line="400" w:lineRule="atLeast"/>
        <w:ind w:firstLine="480" w:firstLineChars="200"/>
        <w:rPr>
          <w:rFonts w:hint="eastAsia" w:ascii="ˎ̥" w:hAnsi="ˎ̥" w:cs="Arial"/>
          <w:sz w:val="24"/>
        </w:rPr>
      </w:pPr>
      <w:r>
        <w:rPr>
          <w:rFonts w:hint="eastAsia" w:ascii="ˎ̥" w:hAnsi="ˎ̥" w:cs="Arial"/>
          <w:sz w:val="24"/>
        </w:rPr>
        <w:t>本系统分为三个核心模块。</w:t>
      </w:r>
    </w:p>
    <w:p w14:paraId="117BC9E0">
      <w:pPr>
        <w:pStyle w:val="11"/>
        <w:spacing w:line="400" w:lineRule="atLeast"/>
        <w:ind w:firstLine="480" w:firstLineChars="200"/>
        <w:rPr>
          <w:rFonts w:hint="eastAsia" w:ascii="ˎ̥" w:hAnsi="ˎ̥" w:cs="Arial"/>
          <w:sz w:val="24"/>
        </w:rPr>
      </w:pPr>
      <w:r>
        <w:rPr>
          <w:rFonts w:hint="eastAsia" w:ascii="ˎ̥" w:hAnsi="ˎ̥" w:cs="Arial"/>
          <w:sz w:val="24"/>
        </w:rPr>
        <w:t>第一是模拟交易所，接入</w:t>
      </w:r>
      <w:r>
        <w:rPr>
          <w:rFonts w:ascii="Times New Roman" w:hAnsi="Times New Roman"/>
          <w:sz w:val="24"/>
        </w:rPr>
        <w:t>Alpha</w:t>
      </w:r>
      <w:r>
        <w:rPr>
          <w:rFonts w:hint="eastAsia" w:ascii="ˎ̥" w:hAnsi="ˎ̥" w:cs="Arial"/>
          <w:sz w:val="24"/>
        </w:rPr>
        <w:t xml:space="preserve"> </w:t>
      </w:r>
      <w:r>
        <w:rPr>
          <w:rFonts w:ascii="Times New Roman" w:hAnsi="Times New Roman"/>
          <w:sz w:val="24"/>
        </w:rPr>
        <w:t>Vantage</w:t>
      </w:r>
      <w:r>
        <w:rPr>
          <w:rFonts w:hint="eastAsia" w:ascii="ˎ̥" w:hAnsi="ˎ̥" w:cs="Arial"/>
          <w:sz w:val="24"/>
        </w:rPr>
        <w:t>数据接口获取金融数据，使用</w:t>
      </w:r>
      <w:r>
        <w:rPr>
          <w:rFonts w:ascii="Times New Roman" w:hAnsi="Times New Roman"/>
          <w:sz w:val="24"/>
        </w:rPr>
        <w:t>SpringBoot</w:t>
      </w:r>
      <w:r>
        <w:rPr>
          <w:rFonts w:hint="eastAsia" w:ascii="ˎ̥" w:hAnsi="ˎ̥" w:cs="Arial"/>
          <w:sz w:val="24"/>
        </w:rPr>
        <w:t>与</w:t>
      </w:r>
      <w:r>
        <w:rPr>
          <w:rFonts w:ascii="Times New Roman" w:hAnsi="Times New Roman"/>
          <w:sz w:val="24"/>
        </w:rPr>
        <w:t>Vue</w:t>
      </w:r>
      <w:r>
        <w:rPr>
          <w:rFonts w:hint="eastAsia" w:ascii="ˎ̥" w:hAnsi="ˎ̥" w:cs="Arial"/>
          <w:sz w:val="24"/>
        </w:rPr>
        <w:t xml:space="preserve"> 3实现前后端分离的交易平台，买卖操作仅在本地DB执行，实现了与真实市场的隔离。</w:t>
      </w:r>
    </w:p>
    <w:p w14:paraId="54FC5D55">
      <w:pPr>
        <w:pStyle w:val="11"/>
        <w:spacing w:line="400" w:lineRule="atLeast"/>
        <w:ind w:firstLine="480" w:firstLineChars="200"/>
        <w:rPr>
          <w:rFonts w:hint="eastAsia" w:ascii="ˎ̥" w:hAnsi="ˎ̥" w:cs="Arial"/>
          <w:sz w:val="24"/>
        </w:rPr>
      </w:pPr>
      <w:r>
        <w:rPr>
          <w:rFonts w:hint="eastAsia" w:ascii="ˎ̥" w:hAnsi="ˎ̥" w:cs="Arial"/>
          <w:sz w:val="24"/>
        </w:rPr>
        <w:t>第二是并发Agent决策层，基于LangChain4j框架，注册了三位AI交易员，它们搭载着不同厂商的大语言模型，同时配置了保守、适中和激进三种风险偏好的提示词模板，Agent在读取金融数据后，做出决策，调用工具自行执行交易。</w:t>
      </w:r>
    </w:p>
    <w:p w14:paraId="7095603D">
      <w:pPr>
        <w:pStyle w:val="11"/>
        <w:spacing w:line="400" w:lineRule="atLeast"/>
        <w:ind w:firstLine="480" w:firstLineChars="200"/>
        <w:rPr>
          <w:rFonts w:hint="eastAsia" w:ascii="ˎ̥" w:hAnsi="ˎ̥" w:cs="Arial"/>
          <w:sz w:val="24"/>
        </w:rPr>
      </w:pPr>
      <w:r>
        <w:rPr>
          <w:rFonts w:hint="eastAsia" w:ascii="ˎ̥" w:hAnsi="ˎ̥" w:cs="Arial"/>
          <w:sz w:val="24"/>
        </w:rPr>
        <w:t>第三是区块链层，笔者在</w:t>
      </w:r>
      <w:r>
        <w:rPr>
          <w:rFonts w:ascii="Times New Roman" w:hAnsi="Times New Roman"/>
          <w:sz w:val="24"/>
        </w:rPr>
        <w:t>Ganache</w:t>
      </w:r>
      <w:r>
        <w:rPr>
          <w:rFonts w:hint="eastAsia" w:ascii="ˎ̥" w:hAnsi="ˎ̥" w:cs="Arial"/>
          <w:sz w:val="24"/>
        </w:rPr>
        <w:t>测试网中部署了三个同样的ERC-20代币合约，由系统账户提供交易Token所需要的流动性，并使用线性冲击公式动态定价，实现了链上交易功能。</w:t>
      </w:r>
    </w:p>
    <w:p w14:paraId="2D9A069D">
      <w:pPr>
        <w:pStyle w:val="11"/>
        <w:spacing w:line="400" w:lineRule="atLeast"/>
        <w:ind w:firstLine="480" w:firstLineChars="200"/>
        <w:rPr>
          <w:rFonts w:hint="eastAsia" w:ascii="ˎ̥" w:hAnsi="ˎ̥" w:cs="Arial"/>
          <w:sz w:val="24"/>
        </w:rPr>
      </w:pPr>
      <w:r>
        <w:rPr>
          <w:rFonts w:hint="eastAsia" w:ascii="ˎ̥" w:hAnsi="ˎ̥" w:cs="Arial"/>
          <w:sz w:val="24"/>
        </w:rPr>
        <w:t>本系统主要实现了股票辅助决策与斗兽场博弈两部分功能，其一是</w:t>
      </w:r>
      <w:r>
        <w:rPr>
          <w:rFonts w:ascii="Times New Roman" w:hAnsi="Times New Roman"/>
          <w:sz w:val="24"/>
        </w:rPr>
        <w:t>Agent</w:t>
      </w:r>
      <w:r>
        <w:rPr>
          <w:rFonts w:hint="eastAsia" w:ascii="ˎ̥" w:hAnsi="ˎ̥" w:cs="Arial"/>
          <w:sz w:val="24"/>
        </w:rPr>
        <w:t>根据真实股票数据进行决策并执行买卖操作，其二为配置</w:t>
      </w:r>
      <w:r>
        <w:rPr>
          <w:rFonts w:ascii="Times New Roman" w:hAnsi="Times New Roman"/>
          <w:sz w:val="24"/>
        </w:rPr>
        <w:t>AI</w:t>
      </w:r>
      <w:r>
        <w:rPr>
          <w:rFonts w:hint="eastAsia" w:ascii="ˎ̥" w:hAnsi="ˎ̥" w:cs="Arial"/>
          <w:sz w:val="24"/>
        </w:rPr>
        <w:t>在测试链上进行循环的交易博弈。</w:t>
      </w:r>
    </w:p>
    <w:p w14:paraId="08FC71A8">
      <w:pPr>
        <w:pStyle w:val="11"/>
        <w:spacing w:line="400" w:lineRule="atLeast"/>
        <w:ind w:firstLine="480" w:firstLineChars="200"/>
        <w:rPr>
          <w:rFonts w:hint="eastAsia" w:ascii="ˎ̥" w:hAnsi="ˎ̥" w:cs="Arial"/>
          <w:sz w:val="24"/>
        </w:rPr>
      </w:pPr>
      <w:r>
        <w:rPr>
          <w:rFonts w:hint="eastAsia" w:ascii="ˎ̥" w:hAnsi="ˎ̥" w:cs="Arial"/>
          <w:sz w:val="24"/>
        </w:rPr>
        <w:t>本系统为大语言模型在金融场景中的行为研究提供了一个可编程、可复现的工程基础。</w:t>
      </w:r>
    </w:p>
    <w:p w14:paraId="57A0EB7C">
      <w:pPr>
        <w:spacing w:line="400" w:lineRule="exact"/>
        <w:ind w:firstLine="518"/>
        <w:rPr>
          <w:rFonts w:hint="eastAsia" w:ascii="宋体" w:hAnsi="宋体"/>
          <w:b/>
          <w:bCs/>
        </w:rPr>
      </w:pPr>
    </w:p>
    <w:p w14:paraId="5376C964">
      <w:pPr>
        <w:spacing w:line="400" w:lineRule="exact"/>
        <w:ind w:firstLine="518"/>
      </w:pPr>
      <w:r>
        <w:rPr>
          <w:rFonts w:hint="eastAsia" w:ascii="黑体" w:hAnsi="宋体" w:eastAsia="黑体"/>
          <w:bCs/>
          <w:sz w:val="24"/>
        </w:rPr>
        <w:t>关键词：</w:t>
      </w:r>
      <w:r>
        <w:rPr>
          <w:rFonts w:hint="eastAsia" w:ascii="宋体" w:hAnsi="宋体"/>
          <w:sz w:val="24"/>
        </w:rPr>
        <w:t>多</w:t>
      </w:r>
      <w:r>
        <w:rPr>
          <w:sz w:val="24"/>
        </w:rPr>
        <w:t>Agent</w:t>
      </w:r>
      <w:r>
        <w:rPr>
          <w:rFonts w:hint="eastAsia" w:ascii="宋体" w:hAnsi="宋体"/>
          <w:sz w:val="24"/>
        </w:rPr>
        <w:t>决策；</w:t>
      </w:r>
      <w:r>
        <w:rPr>
          <w:rFonts w:ascii="宋体" w:hAnsi="宋体"/>
          <w:sz w:val="24"/>
        </w:rPr>
        <w:t>金融交易模拟</w:t>
      </w:r>
      <w:r>
        <w:rPr>
          <w:rFonts w:hint="eastAsia" w:ascii="宋体" w:hAnsi="宋体"/>
          <w:sz w:val="24"/>
        </w:rPr>
        <w:t>；</w:t>
      </w:r>
      <w:r>
        <w:rPr>
          <w:rFonts w:ascii="宋体" w:hAnsi="宋体"/>
          <w:sz w:val="24"/>
        </w:rPr>
        <w:t>区块链</w:t>
      </w:r>
      <w:r>
        <w:rPr>
          <w:rFonts w:hint="eastAsia" w:ascii="宋体" w:hAnsi="宋体"/>
          <w:sz w:val="24"/>
        </w:rPr>
        <w:t>交易；</w:t>
      </w:r>
      <w:r>
        <w:rPr>
          <w:sz w:val="24"/>
        </w:rPr>
        <w:t>LangChain</w:t>
      </w:r>
      <w:r>
        <w:rPr>
          <w:rFonts w:ascii="宋体" w:hAnsi="宋体"/>
          <w:sz w:val="24"/>
        </w:rPr>
        <w:t>4</w:t>
      </w:r>
      <w:r>
        <w:rPr>
          <w:sz w:val="24"/>
        </w:rPr>
        <w:t>j</w:t>
      </w:r>
    </w:p>
    <w:p w14:paraId="0F18D6E6">
      <w:pPr>
        <w:spacing w:line="400" w:lineRule="exact"/>
      </w:pPr>
    </w:p>
    <w:p w14:paraId="46F8F9AA">
      <w:pPr>
        <w:spacing w:line="400" w:lineRule="exact"/>
        <w:sectPr>
          <w:headerReference r:id="rId6" w:type="default"/>
          <w:footerReference r:id="rId7" w:type="default"/>
          <w:pgSz w:w="11906" w:h="16838"/>
          <w:pgMar w:top="1701" w:right="1418" w:bottom="1418" w:left="1418" w:header="907" w:footer="851" w:gutter="567"/>
          <w:pgNumType w:fmt="upperRoman" w:start="1"/>
          <w:cols w:space="720" w:num="1"/>
          <w:docGrid w:type="lines" w:linePitch="312" w:charSpace="0"/>
        </w:sectPr>
      </w:pPr>
    </w:p>
    <w:p w14:paraId="588ECCDE">
      <w:pPr>
        <w:spacing w:line="400" w:lineRule="exact"/>
      </w:pPr>
    </w:p>
    <w:p w14:paraId="79563FE1">
      <w:pPr>
        <w:jc w:val="center"/>
        <w:outlineLvl w:val="0"/>
        <w:rPr>
          <w:b/>
          <w:sz w:val="32"/>
          <w:szCs w:val="32"/>
        </w:rPr>
      </w:pPr>
      <w:bookmarkStart w:id="1" w:name="_Toc18554"/>
      <w:r>
        <w:rPr>
          <w:b/>
          <w:sz w:val="32"/>
          <w:szCs w:val="32"/>
        </w:rPr>
        <w:t>ABSTRACT</w:t>
      </w:r>
      <w:bookmarkEnd w:id="1"/>
    </w:p>
    <w:p w14:paraId="7CDD95C4">
      <w:pPr>
        <w:pStyle w:val="21"/>
        <w:spacing w:line="400" w:lineRule="exact"/>
        <w:ind w:firstLine="0" w:firstLineChars="0"/>
        <w:rPr>
          <w:b w:val="0"/>
          <w:bCs w:val="0"/>
          <w:sz w:val="24"/>
        </w:rPr>
      </w:pPr>
    </w:p>
    <w:p w14:paraId="5BC78A4B">
      <w:pPr>
        <w:pStyle w:val="11"/>
        <w:spacing w:line="400" w:lineRule="atLeast"/>
        <w:ind w:firstLine="480" w:firstLineChars="200"/>
        <w:rPr>
          <w:rFonts w:ascii="Times New Roman" w:hAnsi="Times New Roman"/>
          <w:sz w:val="24"/>
        </w:rPr>
      </w:pPr>
      <w:r>
        <w:rPr>
          <w:rFonts w:ascii="Times New Roman" w:hAnsi="Times New Roman"/>
          <w:sz w:val="24"/>
        </w:rPr>
        <w:t>With the development of Large Language Models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1115676">
      <w:pPr>
        <w:pStyle w:val="11"/>
        <w:spacing w:line="400" w:lineRule="atLeast"/>
        <w:ind w:firstLine="480" w:firstLineChars="200"/>
        <w:rPr>
          <w:rFonts w:ascii="Times New Roman" w:hAnsi="Times New Roman"/>
          <w:sz w:val="24"/>
        </w:rPr>
      </w:pPr>
      <w:r>
        <w:rPr>
          <w:rFonts w:ascii="Times New Roman" w:hAnsi="Times New Roman"/>
          <w:sz w:val="24"/>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612E9FF7">
      <w:pPr>
        <w:pStyle w:val="11"/>
        <w:spacing w:line="400" w:lineRule="atLeast"/>
        <w:ind w:firstLine="480" w:firstLineChars="200"/>
        <w:rPr>
          <w:rFonts w:ascii="Times New Roman" w:hAnsi="Times New Roman" w:eastAsia="Segoe UI"/>
          <w:color w:val="F9FAFB"/>
          <w:sz w:val="24"/>
        </w:rPr>
      </w:pPr>
      <w:r>
        <w:rPr>
          <w:rFonts w:ascii="Times New Roman" w:hAnsi="Times New Roman"/>
          <w:sz w:val="24"/>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54BBC249">
      <w:pPr>
        <w:spacing w:line="400" w:lineRule="atLeast"/>
        <w:rPr>
          <w:sz w:val="24"/>
        </w:rPr>
      </w:pPr>
      <w:r>
        <w:rPr>
          <w:rFonts w:hint="eastAsia"/>
          <w:sz w:val="24"/>
        </w:rPr>
        <w:t xml:space="preserve"> </w:t>
      </w:r>
    </w:p>
    <w:p w14:paraId="42195884">
      <w:pPr>
        <w:spacing w:line="400" w:lineRule="atLeast"/>
        <w:ind w:left="1494" w:hanging="1494" w:hangingChars="620"/>
        <w:rPr>
          <w:sz w:val="24"/>
        </w:rPr>
      </w:pPr>
      <w:r>
        <w:rPr>
          <w:b/>
          <w:bCs/>
          <w:sz w:val="24"/>
        </w:rPr>
        <w:t>Key</w:t>
      </w:r>
      <w:r>
        <w:rPr>
          <w:rFonts w:hint="eastAsia"/>
          <w:b/>
          <w:bCs/>
          <w:sz w:val="24"/>
        </w:rPr>
        <w:t xml:space="preserve"> </w:t>
      </w:r>
      <w:r>
        <w:rPr>
          <w:b/>
          <w:bCs/>
          <w:sz w:val="24"/>
        </w:rPr>
        <w:t>words</w:t>
      </w:r>
      <w:r>
        <w:rPr>
          <w:rFonts w:hint="eastAsia"/>
          <w:b/>
          <w:bCs/>
          <w:sz w:val="24"/>
        </w:rPr>
        <w:t>：</w:t>
      </w:r>
      <w:r>
        <w:rPr>
          <w:sz w:val="24"/>
        </w:rPr>
        <w:t>Multi</w:t>
      </w:r>
      <w:r>
        <w:rPr>
          <w:sz w:val="24"/>
        </w:rPr>
        <w:noBreakHyphen/>
      </w:r>
      <w:r>
        <w:rPr>
          <w:sz w:val="24"/>
        </w:rPr>
        <w:t>Agent Decision</w:t>
      </w:r>
      <w:r>
        <w:rPr>
          <w:sz w:val="24"/>
        </w:rPr>
        <w:noBreakHyphen/>
      </w:r>
      <w:r>
        <w:rPr>
          <w:sz w:val="24"/>
        </w:rPr>
        <w:t>Making; Financial Trading Simulation; Blockchain Trading; LangChain</w:t>
      </w:r>
    </w:p>
    <w:p w14:paraId="61658C4E">
      <w:pPr>
        <w:spacing w:line="400" w:lineRule="atLeast"/>
        <w:ind w:left="1488" w:hanging="1488" w:hangingChars="620"/>
        <w:rPr>
          <w:sz w:val="24"/>
        </w:rPr>
      </w:pPr>
    </w:p>
    <w:p w14:paraId="0FC469B3">
      <w:pPr>
        <w:spacing w:line="400" w:lineRule="atLeast"/>
        <w:ind w:left="1488" w:hanging="1488" w:hangingChars="620"/>
        <w:rPr>
          <w:sz w:val="24"/>
        </w:rPr>
      </w:pPr>
    </w:p>
    <w:p w14:paraId="7D17B7F0">
      <w:pPr>
        <w:widowControl/>
        <w:pBdr>
          <w:bottom w:val="none" w:color="808080" w:sz="0" w:space="0"/>
        </w:pBdr>
        <w:spacing w:before="480" w:after="480"/>
        <w:rPr>
          <w:rFonts w:ascii="Arial" w:hAnsi="Arial" w:cs="Arial"/>
          <w:szCs w:val="21"/>
        </w:rPr>
      </w:pPr>
    </w:p>
    <w:p w14:paraId="11F87012">
      <w:pPr>
        <w:spacing w:line="400" w:lineRule="atLeast"/>
        <w:ind w:left="1488" w:hanging="1488" w:hangingChars="620"/>
        <w:rPr>
          <w:sz w:val="24"/>
        </w:rPr>
        <w:sectPr>
          <w:pgSz w:w="11906" w:h="16838"/>
          <w:pgMar w:top="1701" w:right="1418" w:bottom="1418" w:left="1418" w:header="907" w:footer="851" w:gutter="567"/>
          <w:pgNumType w:fmt="upperRoman"/>
          <w:cols w:space="720" w:num="1"/>
          <w:docGrid w:type="lines" w:linePitch="312" w:charSpace="0"/>
        </w:sectPr>
      </w:pPr>
    </w:p>
    <w:p w14:paraId="02F01C03">
      <w:pPr>
        <w:tabs>
          <w:tab w:val="right" w:leader="dot" w:pos="8280"/>
        </w:tabs>
        <w:spacing w:line="400" w:lineRule="exact"/>
        <w:rPr>
          <w:rFonts w:hint="eastAsia" w:hAnsi="宋体"/>
          <w:b/>
        </w:rPr>
      </w:pPr>
    </w:p>
    <w:sdt>
      <w:sdtPr>
        <w:rPr>
          <w:rFonts w:ascii="宋体" w:hAnsi="宋体"/>
        </w:rPr>
        <w:id w:val="147465199"/>
        <w15:color w:val="DBDBDB"/>
        <w:docPartObj>
          <w:docPartGallery w:val="Table of Contents"/>
          <w:docPartUnique/>
        </w:docPartObj>
      </w:sdtPr>
      <w:sdtEndPr>
        <w:rPr>
          <w:rFonts w:ascii="宋体" w:hAnsi="宋体"/>
        </w:rPr>
      </w:sdtEndPr>
      <w:sdtContent>
        <w:p w14:paraId="506F5EC7">
          <w:pPr>
            <w:jc w:val="center"/>
            <w:rPr>
              <w:rFonts w:hint="eastAsia" w:ascii="黑体" w:hAnsi="黑体" w:eastAsia="黑体" w:cs="黑体"/>
              <w:b/>
              <w:bCs/>
              <w:sz w:val="32"/>
              <w:szCs w:val="32"/>
            </w:rPr>
          </w:pPr>
          <w:r>
            <w:rPr>
              <w:rFonts w:hint="eastAsia" w:ascii="黑体" w:hAnsi="黑体" w:eastAsia="黑体" w:cs="黑体"/>
              <w:b/>
              <w:bCs/>
              <w:sz w:val="32"/>
              <w:szCs w:val="32"/>
            </w:rPr>
            <w:t>目  录</w:t>
          </w:r>
        </w:p>
        <w:p w14:paraId="5B93E145">
          <w:pPr>
            <w:jc w:val="center"/>
            <w:rPr>
              <w:rFonts w:hint="eastAsia" w:ascii="宋体" w:hAnsi="宋体"/>
            </w:rPr>
          </w:pPr>
        </w:p>
        <w:p w14:paraId="5335F0E7">
          <w:pPr>
            <w:pStyle w:val="16"/>
            <w:tabs>
              <w:tab w:val="right" w:leader="dot" w:pos="8503"/>
            </w:tabs>
            <w:spacing w:line="400" w:lineRule="exact"/>
          </w:pPr>
          <w:r>
            <w:fldChar w:fldCharType="begin"/>
          </w:r>
          <w:r>
            <w:instrText xml:space="preserve">TOC \o "1-3" \h \u </w:instrText>
          </w:r>
          <w:r>
            <w:fldChar w:fldCharType="separate"/>
          </w:r>
          <w:r>
            <w:fldChar w:fldCharType="begin"/>
          </w:r>
          <w:r>
            <w:instrText xml:space="preserve"> HYPERLINK \l "_Toc26084" </w:instrText>
          </w:r>
          <w:r>
            <w:fldChar w:fldCharType="separate"/>
          </w:r>
          <w:r>
            <w:rPr>
              <w:rFonts w:hint="eastAsia" w:ascii="黑体" w:hAnsi="黑体" w:eastAsia="黑体" w:cs="黑体"/>
              <w:sz w:val="28"/>
              <w:szCs w:val="28"/>
            </w:rPr>
            <w:t>摘要</w:t>
          </w:r>
          <w:r>
            <w:rPr>
              <w:rFonts w:hint="eastAsia" w:ascii="黑体" w:hAnsi="黑体" w:eastAsia="黑体" w:cs="黑体"/>
              <w:sz w:val="28"/>
              <w:szCs w:val="28"/>
            </w:rPr>
            <w:tab/>
          </w:r>
          <w:r>
            <w:rPr>
              <w:rFonts w:eastAsia="黑体"/>
              <w:szCs w:val="21"/>
            </w:rPr>
            <w:fldChar w:fldCharType="begin"/>
          </w:r>
          <w:r>
            <w:rPr>
              <w:rFonts w:eastAsia="黑体"/>
              <w:szCs w:val="21"/>
            </w:rPr>
            <w:instrText xml:space="preserve"> PAGEREF _Toc26084 \h </w:instrText>
          </w:r>
          <w:r>
            <w:rPr>
              <w:rFonts w:eastAsia="黑体"/>
              <w:szCs w:val="21"/>
            </w:rPr>
            <w:fldChar w:fldCharType="separate"/>
          </w:r>
          <w:r>
            <w:rPr>
              <w:rFonts w:eastAsia="黑体"/>
              <w:szCs w:val="21"/>
            </w:rPr>
            <w:t>I</w:t>
          </w:r>
          <w:r>
            <w:rPr>
              <w:rFonts w:eastAsia="黑体"/>
              <w:szCs w:val="21"/>
            </w:rPr>
            <w:fldChar w:fldCharType="end"/>
          </w:r>
          <w:r>
            <w:rPr>
              <w:rFonts w:eastAsia="黑体"/>
              <w:szCs w:val="21"/>
            </w:rPr>
            <w:fldChar w:fldCharType="end"/>
          </w:r>
        </w:p>
        <w:p w14:paraId="5767A9C7">
          <w:pPr>
            <w:pStyle w:val="16"/>
            <w:tabs>
              <w:tab w:val="right" w:leader="dot" w:pos="8503"/>
            </w:tabs>
            <w:spacing w:line="400" w:lineRule="exact"/>
            <w:rPr>
              <w:rFonts w:hint="eastAsia" w:ascii="黑体" w:hAnsi="黑体" w:eastAsia="黑体" w:cs="黑体"/>
              <w:sz w:val="28"/>
              <w:szCs w:val="28"/>
            </w:rPr>
          </w:pPr>
          <w:r>
            <w:fldChar w:fldCharType="begin"/>
          </w:r>
          <w:r>
            <w:instrText xml:space="preserve"> HYPERLINK \l "_Toc18554" </w:instrText>
          </w:r>
          <w:r>
            <w:fldChar w:fldCharType="separate"/>
          </w:r>
          <w:r>
            <w:rPr>
              <w:rFonts w:eastAsia="黑体"/>
              <w:sz w:val="28"/>
              <w:szCs w:val="28"/>
            </w:rPr>
            <w:t>ABSTRACT</w:t>
          </w:r>
          <w:r>
            <w:rPr>
              <w:rFonts w:hint="eastAsia" w:ascii="黑体" w:hAnsi="黑体" w:eastAsia="黑体" w:cs="黑体"/>
              <w:sz w:val="28"/>
              <w:szCs w:val="28"/>
            </w:rPr>
            <w:tab/>
          </w:r>
          <w:r>
            <w:rPr>
              <w:rFonts w:eastAsia="黑体"/>
              <w:szCs w:val="21"/>
            </w:rPr>
            <w:fldChar w:fldCharType="begin"/>
          </w:r>
          <w:r>
            <w:rPr>
              <w:rFonts w:eastAsia="黑体"/>
              <w:szCs w:val="21"/>
            </w:rPr>
            <w:instrText xml:space="preserve"> PAGEREF _Toc18554 \h </w:instrText>
          </w:r>
          <w:r>
            <w:rPr>
              <w:rFonts w:eastAsia="黑体"/>
              <w:szCs w:val="21"/>
            </w:rPr>
            <w:fldChar w:fldCharType="separate"/>
          </w:r>
          <w:r>
            <w:rPr>
              <w:rFonts w:eastAsia="黑体"/>
              <w:szCs w:val="21"/>
            </w:rPr>
            <w:t>II</w:t>
          </w:r>
          <w:r>
            <w:rPr>
              <w:rFonts w:eastAsia="黑体"/>
              <w:szCs w:val="21"/>
            </w:rPr>
            <w:fldChar w:fldCharType="end"/>
          </w:r>
          <w:r>
            <w:rPr>
              <w:rFonts w:eastAsia="黑体"/>
              <w:szCs w:val="21"/>
            </w:rPr>
            <w:fldChar w:fldCharType="end"/>
          </w:r>
        </w:p>
        <w:p w14:paraId="3EE92BA8">
          <w:pPr>
            <w:pStyle w:val="16"/>
            <w:tabs>
              <w:tab w:val="right" w:leader="dot" w:pos="8503"/>
            </w:tabs>
            <w:spacing w:line="400" w:lineRule="exact"/>
          </w:pPr>
          <w:r>
            <w:fldChar w:fldCharType="begin"/>
          </w:r>
          <w:r>
            <w:instrText xml:space="preserve"> HYPERLINK \l "_Toc25002" </w:instrText>
          </w:r>
          <w:r>
            <w:fldChar w:fldCharType="separate"/>
          </w:r>
          <w:r>
            <w:rPr>
              <w:rFonts w:hint="eastAsia" w:ascii="黑体" w:hAnsi="黑体" w:eastAsia="黑体" w:cs="黑体"/>
              <w:sz w:val="28"/>
              <w:szCs w:val="28"/>
            </w:rPr>
            <w:t>1 绪论</w:t>
          </w:r>
          <w:r>
            <w:rPr>
              <w:rFonts w:hint="eastAsia" w:ascii="黑体" w:hAnsi="黑体" w:eastAsia="黑体" w:cs="黑体"/>
              <w:sz w:val="28"/>
              <w:szCs w:val="28"/>
            </w:rPr>
            <w:tab/>
          </w:r>
          <w:r>
            <w:rPr>
              <w:rFonts w:eastAsia="黑体"/>
              <w:szCs w:val="21"/>
            </w:rPr>
            <w:fldChar w:fldCharType="begin"/>
          </w:r>
          <w:r>
            <w:rPr>
              <w:rFonts w:eastAsia="黑体"/>
              <w:szCs w:val="21"/>
            </w:rPr>
            <w:instrText xml:space="preserve"> PAGEREF _Toc25002 \h </w:instrText>
          </w:r>
          <w:r>
            <w:rPr>
              <w:rFonts w:eastAsia="黑体"/>
              <w:szCs w:val="21"/>
            </w:rPr>
            <w:fldChar w:fldCharType="separate"/>
          </w:r>
          <w:r>
            <w:rPr>
              <w:rFonts w:eastAsia="黑体"/>
              <w:szCs w:val="21"/>
            </w:rPr>
            <w:t>1</w:t>
          </w:r>
          <w:r>
            <w:rPr>
              <w:rFonts w:eastAsia="黑体"/>
              <w:szCs w:val="21"/>
            </w:rPr>
            <w:fldChar w:fldCharType="end"/>
          </w:r>
          <w:r>
            <w:rPr>
              <w:rFonts w:eastAsia="黑体"/>
              <w:szCs w:val="21"/>
            </w:rPr>
            <w:fldChar w:fldCharType="end"/>
          </w:r>
        </w:p>
        <w:p w14:paraId="123CA93F">
          <w:pPr>
            <w:pStyle w:val="17"/>
            <w:tabs>
              <w:tab w:val="right" w:leader="dot" w:pos="8503"/>
            </w:tabs>
            <w:spacing w:line="400" w:lineRule="exact"/>
          </w:pPr>
          <w:r>
            <w:fldChar w:fldCharType="begin"/>
          </w:r>
          <w:r>
            <w:instrText xml:space="preserve"> HYPERLINK \l "_Toc4979" </w:instrText>
          </w:r>
          <w:r>
            <w:fldChar w:fldCharType="separate"/>
          </w:r>
          <w:r>
            <w:rPr>
              <w:rFonts w:hint="eastAsia" w:ascii="黑体" w:eastAsia="黑体"/>
            </w:rPr>
            <w:t>1.1</w:t>
          </w:r>
          <w:r>
            <w:rPr>
              <w:rFonts w:ascii="黑体" w:eastAsia="黑体"/>
            </w:rPr>
            <w:t xml:space="preserve"> </w:t>
          </w:r>
          <w:r>
            <w:rPr>
              <w:rFonts w:hint="eastAsia" w:ascii="黑体" w:eastAsia="黑体"/>
            </w:rPr>
            <w:t>研究背景与意义</w:t>
          </w:r>
          <w:r>
            <w:tab/>
          </w:r>
          <w:r>
            <w:fldChar w:fldCharType="begin"/>
          </w:r>
          <w:r>
            <w:instrText xml:space="preserve"> PAGEREF _Toc4979 \h </w:instrText>
          </w:r>
          <w:r>
            <w:fldChar w:fldCharType="separate"/>
          </w:r>
          <w:r>
            <w:t>1</w:t>
          </w:r>
          <w:r>
            <w:fldChar w:fldCharType="end"/>
          </w:r>
          <w:r>
            <w:fldChar w:fldCharType="end"/>
          </w:r>
        </w:p>
        <w:p w14:paraId="3C3587DD">
          <w:pPr>
            <w:pStyle w:val="17"/>
            <w:tabs>
              <w:tab w:val="right" w:leader="dot" w:pos="8503"/>
            </w:tabs>
            <w:spacing w:line="400" w:lineRule="exact"/>
          </w:pPr>
          <w:r>
            <w:fldChar w:fldCharType="begin"/>
          </w:r>
          <w:r>
            <w:instrText xml:space="preserve"> HYPERLINK \l "_Toc1404" </w:instrText>
          </w:r>
          <w:r>
            <w:fldChar w:fldCharType="separate"/>
          </w:r>
          <w:r>
            <w:rPr>
              <w:rFonts w:hint="eastAsia" w:ascii="黑体" w:eastAsia="黑体"/>
            </w:rPr>
            <w:t>1.2 国内外研究现状</w:t>
          </w:r>
          <w:r>
            <w:tab/>
          </w:r>
          <w:r>
            <w:rPr>
              <w:rFonts w:eastAsia="黑体"/>
              <w:szCs w:val="21"/>
            </w:rPr>
            <w:fldChar w:fldCharType="begin"/>
          </w:r>
          <w:r>
            <w:rPr>
              <w:rFonts w:eastAsia="黑体"/>
              <w:szCs w:val="21"/>
            </w:rPr>
            <w:instrText xml:space="preserve"> PAGEREF _Toc1404 \h </w:instrText>
          </w:r>
          <w:r>
            <w:rPr>
              <w:rFonts w:eastAsia="黑体"/>
              <w:szCs w:val="21"/>
            </w:rPr>
            <w:fldChar w:fldCharType="separate"/>
          </w:r>
          <w:r>
            <w:rPr>
              <w:rFonts w:eastAsia="黑体"/>
              <w:szCs w:val="21"/>
            </w:rPr>
            <w:t>2</w:t>
          </w:r>
          <w:r>
            <w:rPr>
              <w:rFonts w:eastAsia="黑体"/>
              <w:szCs w:val="21"/>
            </w:rPr>
            <w:fldChar w:fldCharType="end"/>
          </w:r>
          <w:r>
            <w:rPr>
              <w:rFonts w:eastAsia="黑体"/>
              <w:szCs w:val="21"/>
            </w:rPr>
            <w:fldChar w:fldCharType="end"/>
          </w:r>
        </w:p>
        <w:p w14:paraId="6CAA090B">
          <w:pPr>
            <w:pStyle w:val="10"/>
            <w:tabs>
              <w:tab w:val="right" w:leader="dot" w:pos="8503"/>
            </w:tabs>
            <w:spacing w:line="400" w:lineRule="exact"/>
            <w:rPr>
              <w:rFonts w:hint="eastAsia" w:ascii="宋体" w:hAnsi="宋体" w:cs="宋体"/>
              <w:szCs w:val="28"/>
            </w:rPr>
          </w:pPr>
          <w:r>
            <w:fldChar w:fldCharType="begin"/>
          </w:r>
          <w:r>
            <w:instrText xml:space="preserve"> HYPERLINK \l "_Toc23268" </w:instrText>
          </w:r>
          <w:r>
            <w:fldChar w:fldCharType="separate"/>
          </w:r>
          <w:r>
            <w:rPr>
              <w:rFonts w:hint="eastAsia" w:ascii="宋体" w:hAnsi="宋体" w:cs="宋体"/>
              <w:szCs w:val="28"/>
            </w:rPr>
            <w:t>1.2.1大语言模型在金融领域的应用</w:t>
          </w:r>
          <w:r>
            <w:rPr>
              <w:rFonts w:hint="eastAsia" w:ascii="宋体" w:hAnsi="宋体" w:cs="宋体"/>
              <w:szCs w:val="28"/>
            </w:rPr>
            <w:tab/>
          </w:r>
          <w:r>
            <w:rPr>
              <w:szCs w:val="28"/>
            </w:rPr>
            <w:fldChar w:fldCharType="begin"/>
          </w:r>
          <w:r>
            <w:rPr>
              <w:szCs w:val="28"/>
            </w:rPr>
            <w:instrText xml:space="preserve"> PAGEREF _Toc23268 \h </w:instrText>
          </w:r>
          <w:r>
            <w:rPr>
              <w:szCs w:val="28"/>
            </w:rPr>
            <w:fldChar w:fldCharType="separate"/>
          </w:r>
          <w:r>
            <w:rPr>
              <w:szCs w:val="28"/>
            </w:rPr>
            <w:t>2</w:t>
          </w:r>
          <w:r>
            <w:rPr>
              <w:szCs w:val="28"/>
            </w:rPr>
            <w:fldChar w:fldCharType="end"/>
          </w:r>
          <w:r>
            <w:rPr>
              <w:szCs w:val="28"/>
            </w:rPr>
            <w:fldChar w:fldCharType="end"/>
          </w:r>
        </w:p>
        <w:p w14:paraId="5229CA14">
          <w:pPr>
            <w:pStyle w:val="10"/>
            <w:tabs>
              <w:tab w:val="right" w:leader="dot" w:pos="8503"/>
            </w:tabs>
            <w:spacing w:line="400" w:lineRule="exact"/>
          </w:pPr>
          <w:r>
            <w:fldChar w:fldCharType="begin"/>
          </w:r>
          <w:r>
            <w:instrText xml:space="preserve"> HYPERLINK \l "_Toc21270" </w:instrText>
          </w:r>
          <w:r>
            <w:fldChar w:fldCharType="separate"/>
          </w:r>
          <w:r>
            <w:rPr>
              <w:rFonts w:hint="eastAsia" w:ascii="宋体" w:hAnsi="宋体" w:cs="宋体"/>
              <w:szCs w:val="28"/>
            </w:rPr>
            <w:t>1.2.3模拟交易所的工程积累</w:t>
          </w:r>
          <w:r>
            <w:rPr>
              <w:rFonts w:hint="eastAsia" w:ascii="宋体" w:hAnsi="宋体" w:cs="宋体"/>
              <w:szCs w:val="28"/>
            </w:rPr>
            <w:tab/>
          </w:r>
          <w:r>
            <w:rPr>
              <w:rFonts w:hint="eastAsia"/>
              <w:szCs w:val="28"/>
            </w:rPr>
            <w:fldChar w:fldCharType="begin"/>
          </w:r>
          <w:r>
            <w:rPr>
              <w:rFonts w:hint="eastAsia"/>
              <w:szCs w:val="28"/>
            </w:rPr>
            <w:instrText xml:space="preserve"> PAGEREF _Toc21270 \h </w:instrText>
          </w:r>
          <w:r>
            <w:rPr>
              <w:rFonts w:hint="eastAsia"/>
              <w:szCs w:val="28"/>
            </w:rPr>
            <w:fldChar w:fldCharType="separate"/>
          </w:r>
          <w:r>
            <w:rPr>
              <w:rFonts w:hint="eastAsia"/>
              <w:szCs w:val="28"/>
            </w:rPr>
            <w:t>2</w:t>
          </w:r>
          <w:r>
            <w:rPr>
              <w:rFonts w:hint="eastAsia"/>
              <w:szCs w:val="28"/>
            </w:rPr>
            <w:fldChar w:fldCharType="end"/>
          </w:r>
          <w:r>
            <w:rPr>
              <w:rFonts w:hint="eastAsia"/>
              <w:szCs w:val="28"/>
            </w:rPr>
            <w:fldChar w:fldCharType="end"/>
          </w:r>
        </w:p>
        <w:p w14:paraId="283A4E70">
          <w:pPr>
            <w:pStyle w:val="17"/>
            <w:tabs>
              <w:tab w:val="right" w:leader="dot" w:pos="8503"/>
            </w:tabs>
            <w:spacing w:line="400" w:lineRule="exact"/>
          </w:pPr>
          <w:r>
            <w:fldChar w:fldCharType="begin"/>
          </w:r>
          <w:r>
            <w:instrText xml:space="preserve"> HYPERLINK \l "_Toc20594" </w:instrText>
          </w:r>
          <w:r>
            <w:fldChar w:fldCharType="separate"/>
          </w:r>
          <w:r>
            <w:rPr>
              <w:rFonts w:hint="eastAsia" w:ascii="黑体" w:eastAsia="黑体"/>
            </w:rPr>
            <w:t>1.3 主要研究内容</w:t>
          </w:r>
          <w:r>
            <w:tab/>
          </w:r>
          <w:r>
            <w:rPr>
              <w:rFonts w:hint="eastAsia"/>
              <w:szCs w:val="28"/>
            </w:rPr>
            <w:fldChar w:fldCharType="begin"/>
          </w:r>
          <w:r>
            <w:rPr>
              <w:rFonts w:hint="eastAsia"/>
              <w:szCs w:val="28"/>
            </w:rPr>
            <w:instrText xml:space="preserve"> PAGEREF _Toc20594 \h </w:instrText>
          </w:r>
          <w:r>
            <w:rPr>
              <w:rFonts w:hint="eastAsia"/>
              <w:szCs w:val="28"/>
            </w:rPr>
            <w:fldChar w:fldCharType="separate"/>
          </w:r>
          <w:r>
            <w:rPr>
              <w:rFonts w:hint="eastAsia"/>
              <w:szCs w:val="28"/>
            </w:rPr>
            <w:t>2</w:t>
          </w:r>
          <w:r>
            <w:rPr>
              <w:rFonts w:hint="eastAsia"/>
              <w:szCs w:val="28"/>
            </w:rPr>
            <w:fldChar w:fldCharType="end"/>
          </w:r>
          <w:r>
            <w:rPr>
              <w:rFonts w:hint="eastAsia"/>
              <w:szCs w:val="28"/>
            </w:rPr>
            <w:fldChar w:fldCharType="end"/>
          </w:r>
        </w:p>
        <w:p w14:paraId="5FDFEB1D">
          <w:pPr>
            <w:pStyle w:val="16"/>
            <w:tabs>
              <w:tab w:val="right" w:leader="dot" w:pos="8503"/>
            </w:tabs>
            <w:spacing w:line="400" w:lineRule="exact"/>
          </w:pPr>
          <w:r>
            <w:fldChar w:fldCharType="begin"/>
          </w:r>
          <w:r>
            <w:instrText xml:space="preserve"> HYPERLINK \l "_Toc30967" </w:instrText>
          </w:r>
          <w:r>
            <w:fldChar w:fldCharType="separate"/>
          </w:r>
          <w:r>
            <w:rPr>
              <w:rFonts w:hint="eastAsia" w:ascii="黑体" w:hAnsi="黑体" w:eastAsia="黑体" w:cs="黑体"/>
              <w:sz w:val="28"/>
              <w:szCs w:val="28"/>
            </w:rPr>
            <w:t xml:space="preserve"> 2 相关理论与关键技术</w:t>
          </w:r>
          <w:r>
            <w:tab/>
          </w:r>
          <w:r>
            <w:rPr>
              <w:rFonts w:hint="eastAsia"/>
              <w:szCs w:val="28"/>
            </w:rPr>
            <w:fldChar w:fldCharType="begin"/>
          </w:r>
          <w:r>
            <w:rPr>
              <w:rFonts w:hint="eastAsia"/>
              <w:szCs w:val="28"/>
            </w:rPr>
            <w:instrText xml:space="preserve"> PAGEREF _Toc30967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2C4B9BDE">
          <w:pPr>
            <w:pStyle w:val="17"/>
            <w:tabs>
              <w:tab w:val="right" w:leader="dot" w:pos="8503"/>
            </w:tabs>
            <w:spacing w:line="400" w:lineRule="exact"/>
          </w:pPr>
          <w:r>
            <w:fldChar w:fldCharType="begin"/>
          </w:r>
          <w:r>
            <w:instrText xml:space="preserve"> HYPERLINK \l "_Toc26186" </w:instrText>
          </w:r>
          <w:r>
            <w:fldChar w:fldCharType="separate"/>
          </w:r>
          <w:r>
            <w:rPr>
              <w:rFonts w:hint="eastAsia" w:ascii="黑体" w:eastAsia="黑体"/>
            </w:rPr>
            <w:t>2.1 前后端框架</w:t>
          </w:r>
          <w:r>
            <w:tab/>
          </w:r>
          <w:r>
            <w:rPr>
              <w:rFonts w:hint="eastAsia"/>
              <w:szCs w:val="28"/>
            </w:rPr>
            <w:fldChar w:fldCharType="begin"/>
          </w:r>
          <w:r>
            <w:rPr>
              <w:rFonts w:hint="eastAsia"/>
              <w:szCs w:val="28"/>
            </w:rPr>
            <w:instrText xml:space="preserve"> PAGEREF _Toc26186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6BA74F70">
          <w:pPr>
            <w:pStyle w:val="10"/>
            <w:tabs>
              <w:tab w:val="right" w:leader="dot" w:pos="8503"/>
            </w:tabs>
            <w:spacing w:line="400" w:lineRule="exact"/>
            <w:rPr>
              <w:rFonts w:hint="eastAsia" w:ascii="宋体" w:hAnsi="宋体" w:cs="宋体"/>
              <w:szCs w:val="28"/>
            </w:rPr>
          </w:pPr>
          <w:r>
            <w:fldChar w:fldCharType="begin"/>
          </w:r>
          <w:r>
            <w:instrText xml:space="preserve"> HYPERLINK \l "_Toc20382" </w:instrText>
          </w:r>
          <w:r>
            <w:fldChar w:fldCharType="separate"/>
          </w:r>
          <w:r>
            <w:rPr>
              <w:rFonts w:hint="eastAsia" w:ascii="宋体" w:hAnsi="宋体" w:cs="宋体"/>
              <w:szCs w:val="28"/>
            </w:rPr>
            <w:t xml:space="preserve">2.1.1 </w:t>
          </w:r>
          <w:r>
            <w:rPr>
              <w:rFonts w:ascii="宋体" w:hAnsi="宋体" w:cs="宋体"/>
              <w:szCs w:val="28"/>
            </w:rPr>
            <w:t>SpringBoot</w:t>
          </w:r>
          <w:r>
            <w:rPr>
              <w:rFonts w:hint="eastAsia" w:ascii="宋体" w:hAnsi="宋体" w:cs="宋体"/>
              <w:szCs w:val="28"/>
            </w:rPr>
            <w:t>框架</w:t>
          </w:r>
          <w:r>
            <w:rPr>
              <w:rFonts w:hint="eastAsia" w:ascii="宋体" w:hAnsi="宋体" w:cs="宋体"/>
              <w:szCs w:val="28"/>
            </w:rPr>
            <w:tab/>
          </w:r>
          <w:r>
            <w:rPr>
              <w:rFonts w:hint="eastAsia"/>
              <w:szCs w:val="28"/>
            </w:rPr>
            <w:fldChar w:fldCharType="begin"/>
          </w:r>
          <w:r>
            <w:rPr>
              <w:rFonts w:hint="eastAsia"/>
              <w:szCs w:val="28"/>
            </w:rPr>
            <w:instrText xml:space="preserve"> PAGEREF _Toc20382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0C9F79F2">
          <w:pPr>
            <w:pStyle w:val="10"/>
            <w:tabs>
              <w:tab w:val="right" w:leader="dot" w:pos="8503"/>
            </w:tabs>
            <w:spacing w:line="400" w:lineRule="exact"/>
          </w:pPr>
          <w:r>
            <w:fldChar w:fldCharType="begin"/>
          </w:r>
          <w:r>
            <w:instrText xml:space="preserve"> HYPERLINK \l "_Toc3562" </w:instrText>
          </w:r>
          <w:r>
            <w:fldChar w:fldCharType="separate"/>
          </w:r>
          <w:r>
            <w:rPr>
              <w:rFonts w:hint="eastAsia" w:ascii="宋体" w:hAnsi="宋体" w:cs="宋体"/>
              <w:szCs w:val="28"/>
            </w:rPr>
            <w:t xml:space="preserve">2.1.2 </w:t>
          </w:r>
          <w:r>
            <w:rPr>
              <w:rFonts w:ascii="宋体" w:hAnsi="宋体" w:cs="宋体"/>
              <w:szCs w:val="28"/>
            </w:rPr>
            <w:t>Vue</w:t>
          </w:r>
          <w:r>
            <w:rPr>
              <w:rFonts w:hint="eastAsia" w:ascii="宋体" w:hAnsi="宋体" w:cs="宋体"/>
              <w:szCs w:val="28"/>
            </w:rPr>
            <w:t xml:space="preserve"> 3框架</w:t>
          </w:r>
          <w:r>
            <w:rPr>
              <w:rFonts w:hint="eastAsia" w:ascii="宋体" w:hAnsi="宋体" w:cs="宋体"/>
              <w:szCs w:val="28"/>
            </w:rPr>
            <w:tab/>
          </w:r>
          <w:r>
            <w:rPr>
              <w:rFonts w:hint="eastAsia"/>
              <w:szCs w:val="28"/>
            </w:rPr>
            <w:fldChar w:fldCharType="begin"/>
          </w:r>
          <w:r>
            <w:rPr>
              <w:rFonts w:hint="eastAsia"/>
              <w:szCs w:val="28"/>
            </w:rPr>
            <w:instrText xml:space="preserve"> PAGEREF _Toc3562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5D15EEF0">
          <w:pPr>
            <w:pStyle w:val="17"/>
            <w:tabs>
              <w:tab w:val="right" w:leader="dot" w:pos="8503"/>
            </w:tabs>
            <w:spacing w:line="400" w:lineRule="exact"/>
          </w:pPr>
          <w:r>
            <w:fldChar w:fldCharType="begin"/>
          </w:r>
          <w:r>
            <w:instrText xml:space="preserve"> HYPERLINK \l "_Toc31136" </w:instrText>
          </w:r>
          <w:r>
            <w:fldChar w:fldCharType="separate"/>
          </w:r>
          <w:r>
            <w:rPr>
              <w:rFonts w:hint="eastAsia" w:ascii="黑体" w:eastAsia="黑体"/>
            </w:rPr>
            <w:t xml:space="preserve">2.2 </w:t>
          </w:r>
          <w:r>
            <w:rPr>
              <w:rFonts w:eastAsia="黑体"/>
            </w:rPr>
            <w:t>Alpha</w:t>
          </w:r>
          <w:r>
            <w:rPr>
              <w:rFonts w:hint="eastAsia" w:ascii="黑体" w:eastAsia="黑体"/>
            </w:rPr>
            <w:t xml:space="preserve"> </w:t>
          </w:r>
          <w:r>
            <w:rPr>
              <w:rFonts w:eastAsia="黑体"/>
            </w:rPr>
            <w:t>Vantage</w:t>
          </w:r>
          <w:r>
            <w:rPr>
              <w:rFonts w:hint="eastAsia" w:ascii="黑体" w:eastAsia="黑体"/>
            </w:rPr>
            <w:t>金融数据</w:t>
          </w:r>
          <w:r>
            <w:rPr>
              <w:rFonts w:eastAsia="黑体"/>
            </w:rPr>
            <w:t>API</w:t>
          </w:r>
          <w:r>
            <w:tab/>
          </w:r>
          <w:r>
            <w:fldChar w:fldCharType="begin"/>
          </w:r>
          <w:r>
            <w:instrText xml:space="preserve"> PAGEREF _Toc31136 \h </w:instrText>
          </w:r>
          <w:r>
            <w:fldChar w:fldCharType="separate"/>
          </w:r>
          <w:r>
            <w:t>4</w:t>
          </w:r>
          <w:r>
            <w:fldChar w:fldCharType="end"/>
          </w:r>
          <w:r>
            <w:fldChar w:fldCharType="end"/>
          </w:r>
        </w:p>
        <w:p w14:paraId="2D7C459B">
          <w:pPr>
            <w:pStyle w:val="17"/>
            <w:tabs>
              <w:tab w:val="right" w:leader="dot" w:pos="8503"/>
            </w:tabs>
            <w:spacing w:line="400" w:lineRule="exact"/>
          </w:pPr>
          <w:r>
            <w:fldChar w:fldCharType="begin"/>
          </w:r>
          <w:r>
            <w:instrText xml:space="preserve"> HYPERLINK \l "_Toc16986" </w:instrText>
          </w:r>
          <w:r>
            <w:fldChar w:fldCharType="separate"/>
          </w:r>
          <w:r>
            <w:rPr>
              <w:rFonts w:hint="eastAsia" w:ascii="黑体" w:eastAsia="黑体"/>
            </w:rPr>
            <w:t xml:space="preserve">2.3 </w:t>
          </w:r>
          <w:r>
            <w:rPr>
              <w:rFonts w:eastAsia="黑体"/>
            </w:rPr>
            <w:t>LangChain</w:t>
          </w:r>
          <w:r>
            <w:rPr>
              <w:rFonts w:hint="eastAsia" w:ascii="黑体" w:eastAsia="黑体"/>
            </w:rPr>
            <w:t>4</w:t>
          </w:r>
          <w:r>
            <w:rPr>
              <w:rFonts w:eastAsia="黑体"/>
            </w:rPr>
            <w:t>j</w:t>
          </w:r>
          <w:r>
            <w:rPr>
              <w:rFonts w:hint="eastAsia" w:ascii="黑体" w:eastAsia="黑体"/>
            </w:rPr>
            <w:t>大模型调用框架</w:t>
          </w:r>
          <w:r>
            <w:tab/>
          </w:r>
          <w:r>
            <w:fldChar w:fldCharType="begin"/>
          </w:r>
          <w:r>
            <w:instrText xml:space="preserve"> PAGEREF _Toc16986 \h </w:instrText>
          </w:r>
          <w:r>
            <w:fldChar w:fldCharType="separate"/>
          </w:r>
          <w:r>
            <w:t>5</w:t>
          </w:r>
          <w:r>
            <w:fldChar w:fldCharType="end"/>
          </w:r>
          <w:r>
            <w:fldChar w:fldCharType="end"/>
          </w:r>
        </w:p>
        <w:p w14:paraId="13870BAD">
          <w:pPr>
            <w:pStyle w:val="10"/>
            <w:tabs>
              <w:tab w:val="right" w:leader="dot" w:pos="8503"/>
            </w:tabs>
            <w:spacing w:line="400" w:lineRule="exact"/>
            <w:rPr>
              <w:rFonts w:hint="eastAsia" w:ascii="宋体" w:hAnsi="宋体" w:cs="宋体"/>
              <w:szCs w:val="28"/>
            </w:rPr>
          </w:pPr>
          <w:r>
            <w:fldChar w:fldCharType="begin"/>
          </w:r>
          <w:r>
            <w:instrText xml:space="preserve"> HYPERLINK \l "_Toc1418" </w:instrText>
          </w:r>
          <w:r>
            <w:fldChar w:fldCharType="separate"/>
          </w:r>
          <w:r>
            <w:rPr>
              <w:rFonts w:hint="eastAsia" w:ascii="宋体" w:hAnsi="宋体" w:cs="宋体"/>
              <w:szCs w:val="28"/>
            </w:rPr>
            <w:t>2.3.1 @</w:t>
          </w:r>
          <w:r>
            <w:rPr>
              <w:rFonts w:ascii="宋体" w:hAnsi="宋体" w:cs="宋体"/>
              <w:szCs w:val="28"/>
            </w:rPr>
            <w:t>Tool</w:t>
          </w:r>
          <w:r>
            <w:rPr>
              <w:rFonts w:hint="eastAsia" w:ascii="宋体" w:hAnsi="宋体" w:cs="宋体"/>
              <w:szCs w:val="28"/>
            </w:rPr>
            <w:t>注解</w:t>
          </w:r>
          <w:r>
            <w:rPr>
              <w:rFonts w:hint="eastAsia" w:ascii="宋体" w:hAnsi="宋体" w:cs="宋体"/>
              <w:szCs w:val="28"/>
            </w:rPr>
            <w:tab/>
          </w:r>
          <w:r>
            <w:rPr>
              <w:rFonts w:hint="eastAsia"/>
              <w:szCs w:val="28"/>
            </w:rPr>
            <w:fldChar w:fldCharType="begin"/>
          </w:r>
          <w:r>
            <w:rPr>
              <w:rFonts w:hint="eastAsia"/>
              <w:szCs w:val="28"/>
            </w:rPr>
            <w:instrText xml:space="preserve"> PAGEREF _Toc1418 \h </w:instrText>
          </w:r>
          <w:r>
            <w:rPr>
              <w:rFonts w:hint="eastAsia"/>
              <w:szCs w:val="28"/>
            </w:rPr>
            <w:fldChar w:fldCharType="separate"/>
          </w:r>
          <w:r>
            <w:rPr>
              <w:rFonts w:hint="eastAsia"/>
              <w:szCs w:val="28"/>
            </w:rPr>
            <w:t>5</w:t>
          </w:r>
          <w:r>
            <w:rPr>
              <w:rFonts w:hint="eastAsia"/>
              <w:szCs w:val="28"/>
            </w:rPr>
            <w:fldChar w:fldCharType="end"/>
          </w:r>
          <w:r>
            <w:rPr>
              <w:rFonts w:hint="eastAsia"/>
              <w:szCs w:val="28"/>
            </w:rPr>
            <w:fldChar w:fldCharType="end"/>
          </w:r>
        </w:p>
        <w:p w14:paraId="3ED7A073">
          <w:pPr>
            <w:pStyle w:val="10"/>
            <w:tabs>
              <w:tab w:val="right" w:leader="dot" w:pos="8503"/>
            </w:tabs>
            <w:spacing w:line="400" w:lineRule="exact"/>
          </w:pPr>
          <w:r>
            <w:fldChar w:fldCharType="begin"/>
          </w:r>
          <w:r>
            <w:instrText xml:space="preserve"> HYPERLINK \l "_Toc24849" </w:instrText>
          </w:r>
          <w:r>
            <w:fldChar w:fldCharType="separate"/>
          </w:r>
          <w:r>
            <w:rPr>
              <w:rFonts w:hint="eastAsia" w:ascii="宋体" w:hAnsi="宋体" w:cs="宋体"/>
              <w:szCs w:val="28"/>
            </w:rPr>
            <w:t xml:space="preserve">2.3.2 </w:t>
          </w:r>
          <w:r>
            <w:rPr>
              <w:rFonts w:ascii="宋体" w:hAnsi="宋体" w:cs="宋体"/>
              <w:szCs w:val="28"/>
            </w:rPr>
            <w:t>AiServices</w:t>
          </w:r>
          <w:r>
            <w:rPr>
              <w:rFonts w:hint="eastAsia" w:ascii="宋体" w:hAnsi="宋体" w:cs="宋体"/>
              <w:szCs w:val="28"/>
            </w:rPr>
            <w:t>代理机制</w:t>
          </w:r>
          <w:r>
            <w:rPr>
              <w:rFonts w:hint="eastAsia" w:ascii="宋体" w:hAnsi="宋体" w:cs="宋体"/>
              <w:szCs w:val="28"/>
            </w:rPr>
            <w:tab/>
          </w:r>
          <w:r>
            <w:rPr>
              <w:rFonts w:hint="eastAsia"/>
              <w:szCs w:val="28"/>
            </w:rPr>
            <w:fldChar w:fldCharType="begin"/>
          </w:r>
          <w:r>
            <w:rPr>
              <w:rFonts w:hint="eastAsia"/>
              <w:szCs w:val="28"/>
            </w:rPr>
            <w:instrText xml:space="preserve"> PAGEREF _Toc24849 \h </w:instrText>
          </w:r>
          <w:r>
            <w:rPr>
              <w:rFonts w:hint="eastAsia"/>
              <w:szCs w:val="28"/>
            </w:rPr>
            <w:fldChar w:fldCharType="separate"/>
          </w:r>
          <w:r>
            <w:rPr>
              <w:rFonts w:hint="eastAsia"/>
              <w:szCs w:val="28"/>
            </w:rPr>
            <w:t>5</w:t>
          </w:r>
          <w:r>
            <w:rPr>
              <w:rFonts w:hint="eastAsia"/>
              <w:szCs w:val="28"/>
            </w:rPr>
            <w:fldChar w:fldCharType="end"/>
          </w:r>
          <w:r>
            <w:rPr>
              <w:rFonts w:hint="eastAsia"/>
              <w:szCs w:val="28"/>
            </w:rPr>
            <w:fldChar w:fldCharType="end"/>
          </w:r>
        </w:p>
        <w:p w14:paraId="713322E2">
          <w:pPr>
            <w:pStyle w:val="17"/>
            <w:tabs>
              <w:tab w:val="right" w:leader="dot" w:pos="8503"/>
            </w:tabs>
            <w:spacing w:line="400" w:lineRule="exact"/>
          </w:pPr>
          <w:r>
            <w:fldChar w:fldCharType="begin"/>
          </w:r>
          <w:r>
            <w:instrText xml:space="preserve"> HYPERLINK \l "_Toc10151" </w:instrText>
          </w:r>
          <w:r>
            <w:fldChar w:fldCharType="separate"/>
          </w:r>
          <w:r>
            <w:rPr>
              <w:rFonts w:hint="eastAsia" w:ascii="黑体" w:eastAsia="黑体"/>
            </w:rPr>
            <w:t>2.4 区块链与智能合约相关技术</w:t>
          </w:r>
          <w:r>
            <w:tab/>
          </w:r>
          <w:r>
            <w:fldChar w:fldCharType="begin"/>
          </w:r>
          <w:r>
            <w:instrText xml:space="preserve"> PAGEREF _Toc10151 \h </w:instrText>
          </w:r>
          <w:r>
            <w:fldChar w:fldCharType="separate"/>
          </w:r>
          <w:r>
            <w:t>5</w:t>
          </w:r>
          <w:r>
            <w:fldChar w:fldCharType="end"/>
          </w:r>
          <w:r>
            <w:fldChar w:fldCharType="end"/>
          </w:r>
        </w:p>
        <w:p w14:paraId="51CE2067">
          <w:pPr>
            <w:pStyle w:val="10"/>
            <w:tabs>
              <w:tab w:val="right" w:leader="dot" w:pos="8503"/>
            </w:tabs>
            <w:spacing w:line="400" w:lineRule="exact"/>
            <w:rPr>
              <w:rFonts w:hint="eastAsia" w:ascii="宋体" w:hAnsi="宋体" w:cs="宋体"/>
              <w:szCs w:val="28"/>
            </w:rPr>
          </w:pPr>
          <w:r>
            <w:fldChar w:fldCharType="begin"/>
          </w:r>
          <w:r>
            <w:instrText xml:space="preserve"> HYPERLINK \l "_Toc12054" </w:instrText>
          </w:r>
          <w:r>
            <w:fldChar w:fldCharType="separate"/>
          </w:r>
          <w:r>
            <w:rPr>
              <w:rFonts w:hint="eastAsia" w:ascii="宋体" w:hAnsi="宋体" w:cs="宋体"/>
              <w:szCs w:val="28"/>
            </w:rPr>
            <w:t>2.4.1 以太坊与</w:t>
          </w:r>
          <w:r>
            <w:rPr>
              <w:rFonts w:ascii="宋体" w:hAnsi="宋体" w:cs="宋体"/>
              <w:szCs w:val="28"/>
            </w:rPr>
            <w:t>ERC</w:t>
          </w:r>
          <w:r>
            <w:rPr>
              <w:rFonts w:hint="eastAsia" w:ascii="宋体" w:hAnsi="宋体" w:cs="宋体"/>
              <w:szCs w:val="28"/>
            </w:rPr>
            <w:t>-20代币标准</w:t>
          </w:r>
          <w:r>
            <w:rPr>
              <w:rFonts w:hint="eastAsia" w:ascii="宋体" w:hAnsi="宋体" w:cs="宋体"/>
              <w:szCs w:val="28"/>
            </w:rPr>
            <w:tab/>
          </w:r>
          <w:r>
            <w:rPr>
              <w:rFonts w:hint="eastAsia"/>
              <w:szCs w:val="28"/>
            </w:rPr>
            <w:fldChar w:fldCharType="begin"/>
          </w:r>
          <w:r>
            <w:rPr>
              <w:rFonts w:hint="eastAsia"/>
              <w:szCs w:val="28"/>
            </w:rPr>
            <w:instrText xml:space="preserve"> PAGEREF _Toc12054 \h </w:instrText>
          </w:r>
          <w:r>
            <w:rPr>
              <w:rFonts w:hint="eastAsia"/>
              <w:szCs w:val="28"/>
            </w:rPr>
            <w:fldChar w:fldCharType="separate"/>
          </w:r>
          <w:r>
            <w:rPr>
              <w:rFonts w:hint="eastAsia"/>
              <w:szCs w:val="28"/>
            </w:rPr>
            <w:t>5</w:t>
          </w:r>
          <w:r>
            <w:rPr>
              <w:rFonts w:hint="eastAsia"/>
              <w:szCs w:val="28"/>
            </w:rPr>
            <w:fldChar w:fldCharType="end"/>
          </w:r>
          <w:r>
            <w:rPr>
              <w:rFonts w:hint="eastAsia"/>
              <w:szCs w:val="28"/>
            </w:rPr>
            <w:fldChar w:fldCharType="end"/>
          </w:r>
        </w:p>
        <w:p w14:paraId="6BBDE343">
          <w:pPr>
            <w:pStyle w:val="10"/>
            <w:tabs>
              <w:tab w:val="right" w:leader="dot" w:pos="8503"/>
            </w:tabs>
            <w:spacing w:line="400" w:lineRule="exact"/>
            <w:rPr>
              <w:rFonts w:hint="eastAsia" w:ascii="宋体" w:hAnsi="宋体" w:cs="宋体"/>
              <w:szCs w:val="28"/>
            </w:rPr>
          </w:pPr>
          <w:r>
            <w:fldChar w:fldCharType="begin"/>
          </w:r>
          <w:r>
            <w:instrText xml:space="preserve"> HYPERLINK \l "_Toc4898" </w:instrText>
          </w:r>
          <w:r>
            <w:fldChar w:fldCharType="separate"/>
          </w:r>
          <w:r>
            <w:rPr>
              <w:rFonts w:hint="eastAsia" w:ascii="宋体" w:hAnsi="宋体" w:cs="宋体"/>
              <w:szCs w:val="28"/>
            </w:rPr>
            <w:t xml:space="preserve">2.4.2 </w:t>
          </w:r>
          <w:r>
            <w:rPr>
              <w:rFonts w:ascii="宋体" w:hAnsi="宋体" w:cs="宋体"/>
              <w:szCs w:val="28"/>
            </w:rPr>
            <w:t>Web</w:t>
          </w:r>
          <w:r>
            <w:rPr>
              <w:rFonts w:hint="eastAsia" w:ascii="宋体" w:hAnsi="宋体" w:cs="宋体"/>
              <w:szCs w:val="28"/>
            </w:rPr>
            <w:t>3</w:t>
          </w:r>
          <w:r>
            <w:rPr>
              <w:rFonts w:ascii="宋体" w:hAnsi="宋体" w:cs="宋体"/>
              <w:szCs w:val="28"/>
            </w:rPr>
            <w:t>j</w:t>
          </w:r>
          <w:r>
            <w:rPr>
              <w:rFonts w:hint="eastAsia" w:ascii="宋体" w:hAnsi="宋体" w:cs="宋体"/>
              <w:szCs w:val="28"/>
            </w:rPr>
            <w:t>交互库</w:t>
          </w:r>
          <w:r>
            <w:rPr>
              <w:rFonts w:hint="eastAsia" w:ascii="宋体" w:hAnsi="宋体" w:cs="宋体"/>
              <w:szCs w:val="28"/>
            </w:rPr>
            <w:tab/>
          </w:r>
          <w:r>
            <w:rPr>
              <w:rFonts w:hint="eastAsia"/>
              <w:szCs w:val="28"/>
            </w:rPr>
            <w:fldChar w:fldCharType="begin"/>
          </w:r>
          <w:r>
            <w:rPr>
              <w:rFonts w:hint="eastAsia"/>
              <w:szCs w:val="28"/>
            </w:rPr>
            <w:instrText xml:space="preserve"> PAGEREF _Toc4898 \h </w:instrText>
          </w:r>
          <w:r>
            <w:rPr>
              <w:rFonts w:hint="eastAsia"/>
              <w:szCs w:val="28"/>
            </w:rPr>
            <w:fldChar w:fldCharType="separate"/>
          </w:r>
          <w:r>
            <w:rPr>
              <w:rFonts w:hint="eastAsia"/>
              <w:szCs w:val="28"/>
            </w:rPr>
            <w:t>6</w:t>
          </w:r>
          <w:r>
            <w:rPr>
              <w:rFonts w:hint="eastAsia"/>
              <w:szCs w:val="28"/>
            </w:rPr>
            <w:fldChar w:fldCharType="end"/>
          </w:r>
          <w:r>
            <w:rPr>
              <w:rFonts w:hint="eastAsia"/>
              <w:szCs w:val="28"/>
            </w:rPr>
            <w:fldChar w:fldCharType="end"/>
          </w:r>
        </w:p>
        <w:p w14:paraId="6EC464FE">
          <w:pPr>
            <w:pStyle w:val="10"/>
            <w:tabs>
              <w:tab w:val="right" w:leader="dot" w:pos="8503"/>
            </w:tabs>
            <w:spacing w:line="400" w:lineRule="exact"/>
          </w:pPr>
          <w:r>
            <w:fldChar w:fldCharType="begin"/>
          </w:r>
          <w:r>
            <w:instrText xml:space="preserve"> HYPERLINK \l "_Toc5156" </w:instrText>
          </w:r>
          <w:r>
            <w:fldChar w:fldCharType="separate"/>
          </w:r>
          <w:r>
            <w:rPr>
              <w:rFonts w:hint="eastAsia" w:ascii="宋体" w:hAnsi="宋体" w:cs="宋体"/>
              <w:szCs w:val="28"/>
            </w:rPr>
            <w:t xml:space="preserve">2.4.3 </w:t>
          </w:r>
          <w:r>
            <w:rPr>
              <w:rFonts w:ascii="宋体" w:hAnsi="宋体" w:cs="宋体"/>
              <w:szCs w:val="28"/>
            </w:rPr>
            <w:t>Ganache</w:t>
          </w:r>
          <w:r>
            <w:rPr>
              <w:rFonts w:hint="eastAsia" w:ascii="宋体" w:hAnsi="宋体" w:cs="宋体"/>
              <w:szCs w:val="28"/>
            </w:rPr>
            <w:t>测试网络</w:t>
          </w:r>
          <w:r>
            <w:rPr>
              <w:rFonts w:hint="eastAsia" w:ascii="宋体" w:hAnsi="宋体" w:cs="宋体"/>
              <w:szCs w:val="28"/>
            </w:rPr>
            <w:tab/>
          </w:r>
          <w:r>
            <w:rPr>
              <w:rFonts w:hint="eastAsia"/>
              <w:szCs w:val="28"/>
            </w:rPr>
            <w:fldChar w:fldCharType="begin"/>
          </w:r>
          <w:r>
            <w:rPr>
              <w:rFonts w:hint="eastAsia"/>
              <w:szCs w:val="28"/>
            </w:rPr>
            <w:instrText xml:space="preserve"> PAGEREF _Toc5156 \h </w:instrText>
          </w:r>
          <w:r>
            <w:rPr>
              <w:rFonts w:hint="eastAsia"/>
              <w:szCs w:val="28"/>
            </w:rPr>
            <w:fldChar w:fldCharType="separate"/>
          </w:r>
          <w:r>
            <w:rPr>
              <w:rFonts w:hint="eastAsia"/>
              <w:szCs w:val="28"/>
            </w:rPr>
            <w:t>6</w:t>
          </w:r>
          <w:r>
            <w:rPr>
              <w:rFonts w:hint="eastAsia"/>
              <w:szCs w:val="28"/>
            </w:rPr>
            <w:fldChar w:fldCharType="end"/>
          </w:r>
          <w:r>
            <w:rPr>
              <w:rFonts w:hint="eastAsia"/>
              <w:szCs w:val="28"/>
            </w:rPr>
            <w:fldChar w:fldCharType="end"/>
          </w:r>
        </w:p>
        <w:p w14:paraId="7F635496">
          <w:pPr>
            <w:pStyle w:val="16"/>
            <w:tabs>
              <w:tab w:val="right" w:leader="dot" w:pos="8503"/>
            </w:tabs>
            <w:spacing w:line="400" w:lineRule="exact"/>
          </w:pPr>
          <w:r>
            <w:fldChar w:fldCharType="begin"/>
          </w:r>
          <w:r>
            <w:instrText xml:space="preserve"> HYPERLINK \l "_Toc29985" </w:instrText>
          </w:r>
          <w:r>
            <w:fldChar w:fldCharType="separate"/>
          </w:r>
          <w:r>
            <w:rPr>
              <w:rFonts w:hint="eastAsia" w:ascii="黑体" w:hAnsi="黑体" w:eastAsia="黑体" w:cs="黑体"/>
              <w:sz w:val="28"/>
              <w:szCs w:val="28"/>
            </w:rPr>
            <w:t>3 系统需求分析</w:t>
          </w:r>
          <w:r>
            <w:tab/>
          </w:r>
          <w:r>
            <w:fldChar w:fldCharType="begin"/>
          </w:r>
          <w:r>
            <w:instrText xml:space="preserve"> PAGEREF _Toc29985 \h </w:instrText>
          </w:r>
          <w:r>
            <w:fldChar w:fldCharType="separate"/>
          </w:r>
          <w:r>
            <w:t>7</w:t>
          </w:r>
          <w:r>
            <w:fldChar w:fldCharType="end"/>
          </w:r>
          <w:r>
            <w:fldChar w:fldCharType="end"/>
          </w:r>
        </w:p>
        <w:p w14:paraId="20B1097D">
          <w:pPr>
            <w:pStyle w:val="17"/>
            <w:tabs>
              <w:tab w:val="right" w:leader="dot" w:pos="8503"/>
            </w:tabs>
            <w:spacing w:line="400" w:lineRule="exact"/>
          </w:pPr>
          <w:r>
            <w:fldChar w:fldCharType="begin"/>
          </w:r>
          <w:r>
            <w:instrText xml:space="preserve"> HYPERLINK \l "_Toc9165" </w:instrText>
          </w:r>
          <w:r>
            <w:fldChar w:fldCharType="separate"/>
          </w:r>
          <w:r>
            <w:rPr>
              <w:rFonts w:hint="eastAsia" w:ascii="黑体" w:eastAsia="黑体"/>
            </w:rPr>
            <w:t>3.1 系统使用场景与角色</w:t>
          </w:r>
          <w:r>
            <w:tab/>
          </w:r>
          <w:r>
            <w:fldChar w:fldCharType="begin"/>
          </w:r>
          <w:r>
            <w:instrText xml:space="preserve"> PAGEREF _Toc9165 \h </w:instrText>
          </w:r>
          <w:r>
            <w:fldChar w:fldCharType="separate"/>
          </w:r>
          <w:r>
            <w:t>7</w:t>
          </w:r>
          <w:r>
            <w:fldChar w:fldCharType="end"/>
          </w:r>
          <w:r>
            <w:fldChar w:fldCharType="end"/>
          </w:r>
        </w:p>
        <w:p w14:paraId="42C5B1CA">
          <w:pPr>
            <w:pStyle w:val="17"/>
            <w:tabs>
              <w:tab w:val="right" w:leader="dot" w:pos="8503"/>
            </w:tabs>
            <w:spacing w:line="400" w:lineRule="exact"/>
          </w:pPr>
          <w:r>
            <w:fldChar w:fldCharType="begin"/>
          </w:r>
          <w:r>
            <w:instrText xml:space="preserve"> HYPERLINK \l "_Toc27083" </w:instrText>
          </w:r>
          <w:r>
            <w:fldChar w:fldCharType="separate"/>
          </w:r>
          <w:r>
            <w:rPr>
              <w:rFonts w:hint="eastAsia" w:ascii="黑体" w:eastAsia="黑体"/>
            </w:rPr>
            <w:t>3.2 功能性需求</w:t>
          </w:r>
          <w:r>
            <w:tab/>
          </w:r>
          <w:r>
            <w:fldChar w:fldCharType="begin"/>
          </w:r>
          <w:r>
            <w:instrText xml:space="preserve"> PAGEREF _Toc27083 \h </w:instrText>
          </w:r>
          <w:r>
            <w:fldChar w:fldCharType="separate"/>
          </w:r>
          <w:r>
            <w:t>7</w:t>
          </w:r>
          <w:r>
            <w:fldChar w:fldCharType="end"/>
          </w:r>
          <w:r>
            <w:fldChar w:fldCharType="end"/>
          </w:r>
        </w:p>
        <w:p w14:paraId="354260C2">
          <w:pPr>
            <w:pStyle w:val="10"/>
            <w:tabs>
              <w:tab w:val="right" w:leader="dot" w:pos="8503"/>
            </w:tabs>
            <w:spacing w:line="400" w:lineRule="exact"/>
            <w:rPr>
              <w:rFonts w:hint="eastAsia" w:ascii="宋体" w:hAnsi="宋体" w:cs="宋体"/>
              <w:szCs w:val="28"/>
            </w:rPr>
          </w:pPr>
          <w:r>
            <w:fldChar w:fldCharType="begin"/>
          </w:r>
          <w:r>
            <w:instrText xml:space="preserve"> HYPERLINK \l "_Toc3325" </w:instrText>
          </w:r>
          <w:r>
            <w:fldChar w:fldCharType="separate"/>
          </w:r>
          <w:r>
            <w:rPr>
              <w:rFonts w:hint="eastAsia" w:ascii="宋体" w:hAnsi="宋体" w:cs="宋体"/>
              <w:szCs w:val="28"/>
            </w:rPr>
            <w:t>3.2.1 模拟交易所基础功能</w:t>
          </w:r>
          <w:r>
            <w:rPr>
              <w:rFonts w:hint="eastAsia" w:ascii="宋体" w:hAnsi="宋体" w:cs="宋体"/>
              <w:szCs w:val="28"/>
            </w:rPr>
            <w:tab/>
          </w:r>
          <w:r>
            <w:rPr>
              <w:rFonts w:hint="eastAsia"/>
              <w:szCs w:val="28"/>
            </w:rPr>
            <w:fldChar w:fldCharType="begin"/>
          </w:r>
          <w:r>
            <w:rPr>
              <w:rFonts w:hint="eastAsia"/>
              <w:szCs w:val="28"/>
            </w:rPr>
            <w:instrText xml:space="preserve"> PAGEREF _Toc3325 \h </w:instrText>
          </w:r>
          <w:r>
            <w:rPr>
              <w:rFonts w:hint="eastAsia"/>
              <w:szCs w:val="28"/>
            </w:rPr>
            <w:fldChar w:fldCharType="separate"/>
          </w:r>
          <w:r>
            <w:rPr>
              <w:rFonts w:hint="eastAsia"/>
              <w:szCs w:val="28"/>
            </w:rPr>
            <w:t>7</w:t>
          </w:r>
          <w:r>
            <w:rPr>
              <w:rFonts w:hint="eastAsia"/>
              <w:szCs w:val="28"/>
            </w:rPr>
            <w:fldChar w:fldCharType="end"/>
          </w:r>
          <w:r>
            <w:rPr>
              <w:rFonts w:hint="eastAsia"/>
              <w:szCs w:val="28"/>
            </w:rPr>
            <w:fldChar w:fldCharType="end"/>
          </w:r>
        </w:p>
        <w:p w14:paraId="4E86CC2A">
          <w:pPr>
            <w:pStyle w:val="10"/>
            <w:tabs>
              <w:tab w:val="right" w:leader="dot" w:pos="8503"/>
            </w:tabs>
            <w:spacing w:line="400" w:lineRule="exact"/>
            <w:rPr>
              <w:rFonts w:hint="eastAsia" w:ascii="宋体" w:hAnsi="宋体" w:cs="宋体"/>
              <w:szCs w:val="28"/>
            </w:rPr>
          </w:pPr>
          <w:r>
            <w:fldChar w:fldCharType="begin"/>
          </w:r>
          <w:r>
            <w:instrText xml:space="preserve"> HYPERLINK \l "_Toc16977" </w:instrText>
          </w:r>
          <w:r>
            <w:fldChar w:fldCharType="separate"/>
          </w:r>
          <w:r>
            <w:rPr>
              <w:rFonts w:hint="eastAsia" w:ascii="宋体" w:hAnsi="宋体" w:cs="宋体"/>
              <w:szCs w:val="28"/>
            </w:rPr>
            <w:t xml:space="preserve">3.2.2 </w:t>
          </w:r>
          <w:r>
            <w:rPr>
              <w:rFonts w:ascii="宋体" w:hAnsi="宋体" w:cs="宋体"/>
              <w:szCs w:val="28"/>
            </w:rPr>
            <w:t>AI</w:t>
          </w:r>
          <w:r>
            <w:rPr>
              <w:rFonts w:hint="eastAsia" w:ascii="宋体" w:hAnsi="宋体" w:cs="宋体"/>
              <w:szCs w:val="28"/>
            </w:rPr>
            <w:t>辅助交易功能</w:t>
          </w:r>
          <w:r>
            <w:rPr>
              <w:rFonts w:hint="eastAsia" w:ascii="宋体" w:hAnsi="宋体" w:cs="宋体"/>
              <w:szCs w:val="28"/>
            </w:rPr>
            <w:tab/>
          </w:r>
          <w:r>
            <w:rPr>
              <w:rFonts w:hint="eastAsia"/>
              <w:szCs w:val="28"/>
            </w:rPr>
            <w:fldChar w:fldCharType="begin"/>
          </w:r>
          <w:r>
            <w:rPr>
              <w:rFonts w:hint="eastAsia"/>
              <w:szCs w:val="28"/>
            </w:rPr>
            <w:instrText xml:space="preserve"> PAGEREF _Toc16977 \h </w:instrText>
          </w:r>
          <w:r>
            <w:rPr>
              <w:rFonts w:hint="eastAsia"/>
              <w:szCs w:val="28"/>
            </w:rPr>
            <w:fldChar w:fldCharType="separate"/>
          </w:r>
          <w:r>
            <w:rPr>
              <w:rFonts w:hint="eastAsia"/>
              <w:szCs w:val="28"/>
            </w:rPr>
            <w:t>7</w:t>
          </w:r>
          <w:r>
            <w:rPr>
              <w:rFonts w:hint="eastAsia"/>
              <w:szCs w:val="28"/>
            </w:rPr>
            <w:fldChar w:fldCharType="end"/>
          </w:r>
          <w:r>
            <w:rPr>
              <w:rFonts w:hint="eastAsia"/>
              <w:szCs w:val="28"/>
            </w:rPr>
            <w:fldChar w:fldCharType="end"/>
          </w:r>
        </w:p>
        <w:p w14:paraId="2453515C">
          <w:pPr>
            <w:pStyle w:val="10"/>
            <w:tabs>
              <w:tab w:val="right" w:leader="dot" w:pos="8503"/>
            </w:tabs>
            <w:spacing w:line="400" w:lineRule="exact"/>
          </w:pPr>
          <w:r>
            <w:fldChar w:fldCharType="begin"/>
          </w:r>
          <w:r>
            <w:instrText xml:space="preserve"> HYPERLINK \l "_Toc2634" </w:instrText>
          </w:r>
          <w:r>
            <w:fldChar w:fldCharType="separate"/>
          </w:r>
          <w:r>
            <w:rPr>
              <w:rFonts w:hint="eastAsia" w:ascii="宋体" w:hAnsi="宋体" w:cs="宋体"/>
              <w:szCs w:val="28"/>
            </w:rPr>
            <w:t>3.2.3 区块链斗兽场功能</w:t>
          </w:r>
          <w:r>
            <w:rPr>
              <w:rFonts w:hint="eastAsia" w:ascii="宋体" w:hAnsi="宋体" w:cs="宋体"/>
              <w:szCs w:val="28"/>
            </w:rPr>
            <w:tab/>
          </w:r>
          <w:r>
            <w:rPr>
              <w:rFonts w:hint="eastAsia"/>
              <w:szCs w:val="28"/>
            </w:rPr>
            <w:fldChar w:fldCharType="begin"/>
          </w:r>
          <w:r>
            <w:rPr>
              <w:rFonts w:hint="eastAsia"/>
              <w:szCs w:val="28"/>
            </w:rPr>
            <w:instrText xml:space="preserve"> PAGEREF _Toc2634 \h </w:instrText>
          </w:r>
          <w:r>
            <w:rPr>
              <w:rFonts w:hint="eastAsia"/>
              <w:szCs w:val="28"/>
            </w:rPr>
            <w:fldChar w:fldCharType="separate"/>
          </w:r>
          <w:r>
            <w:rPr>
              <w:rFonts w:hint="eastAsia"/>
              <w:szCs w:val="28"/>
            </w:rPr>
            <w:t>8</w:t>
          </w:r>
          <w:r>
            <w:rPr>
              <w:rFonts w:hint="eastAsia"/>
              <w:szCs w:val="28"/>
            </w:rPr>
            <w:fldChar w:fldCharType="end"/>
          </w:r>
          <w:r>
            <w:rPr>
              <w:rFonts w:hint="eastAsia"/>
              <w:szCs w:val="28"/>
            </w:rPr>
            <w:fldChar w:fldCharType="end"/>
          </w:r>
        </w:p>
        <w:p w14:paraId="2B64F1B1">
          <w:pPr>
            <w:pStyle w:val="17"/>
            <w:tabs>
              <w:tab w:val="right" w:leader="dot" w:pos="8503"/>
            </w:tabs>
            <w:spacing w:line="400" w:lineRule="exact"/>
          </w:pPr>
          <w:r>
            <w:fldChar w:fldCharType="begin"/>
          </w:r>
          <w:r>
            <w:instrText xml:space="preserve"> HYPERLINK \l "_Toc27764" </w:instrText>
          </w:r>
          <w:r>
            <w:fldChar w:fldCharType="separate"/>
          </w:r>
          <w:r>
            <w:rPr>
              <w:rFonts w:hint="eastAsia" w:ascii="黑体" w:eastAsia="黑体"/>
            </w:rPr>
            <w:t>3.3 非功能性需求</w:t>
          </w:r>
          <w:r>
            <w:tab/>
          </w:r>
          <w:r>
            <w:fldChar w:fldCharType="begin"/>
          </w:r>
          <w:r>
            <w:instrText xml:space="preserve"> PAGEREF _Toc27764 \h </w:instrText>
          </w:r>
          <w:r>
            <w:fldChar w:fldCharType="separate"/>
          </w:r>
          <w:r>
            <w:t>8</w:t>
          </w:r>
          <w:r>
            <w:fldChar w:fldCharType="end"/>
          </w:r>
          <w:r>
            <w:fldChar w:fldCharType="end"/>
          </w:r>
        </w:p>
        <w:p w14:paraId="5A98E0C6">
          <w:pPr>
            <w:pStyle w:val="10"/>
            <w:tabs>
              <w:tab w:val="right" w:leader="dot" w:pos="8503"/>
            </w:tabs>
            <w:spacing w:line="400" w:lineRule="exact"/>
            <w:rPr>
              <w:rFonts w:hint="eastAsia" w:ascii="宋体" w:hAnsi="宋体" w:cs="宋体"/>
              <w:szCs w:val="28"/>
            </w:rPr>
          </w:pPr>
          <w:r>
            <w:fldChar w:fldCharType="begin"/>
          </w:r>
          <w:r>
            <w:instrText xml:space="preserve"> HYPERLINK \l "_Toc488" </w:instrText>
          </w:r>
          <w:r>
            <w:fldChar w:fldCharType="separate"/>
          </w:r>
          <w:r>
            <w:rPr>
              <w:rFonts w:hint="eastAsia" w:ascii="宋体" w:hAnsi="宋体" w:cs="宋体"/>
              <w:szCs w:val="28"/>
            </w:rPr>
            <w:t>3.3.1 数据一致性</w:t>
          </w:r>
          <w:r>
            <w:rPr>
              <w:rFonts w:hint="eastAsia" w:ascii="宋体" w:hAnsi="宋体" w:cs="宋体"/>
              <w:szCs w:val="28"/>
            </w:rPr>
            <w:tab/>
          </w:r>
          <w:r>
            <w:rPr>
              <w:rFonts w:hint="eastAsia"/>
              <w:szCs w:val="28"/>
            </w:rPr>
            <w:fldChar w:fldCharType="begin"/>
          </w:r>
          <w:r>
            <w:rPr>
              <w:rFonts w:hint="eastAsia"/>
              <w:szCs w:val="28"/>
            </w:rPr>
            <w:instrText xml:space="preserve"> PAGEREF _Toc488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35F40517">
          <w:pPr>
            <w:pStyle w:val="10"/>
            <w:tabs>
              <w:tab w:val="right" w:leader="dot" w:pos="8503"/>
            </w:tabs>
            <w:spacing w:line="400" w:lineRule="exact"/>
            <w:rPr>
              <w:rFonts w:hint="eastAsia" w:ascii="宋体" w:hAnsi="宋体" w:cs="宋体"/>
              <w:szCs w:val="28"/>
            </w:rPr>
          </w:pPr>
          <w:r>
            <w:fldChar w:fldCharType="begin"/>
          </w:r>
          <w:r>
            <w:instrText xml:space="preserve"> HYPERLINK \l "_Toc3878" </w:instrText>
          </w:r>
          <w:r>
            <w:fldChar w:fldCharType="separate"/>
          </w:r>
          <w:r>
            <w:rPr>
              <w:rFonts w:hint="eastAsia" w:ascii="宋体" w:hAnsi="宋体" w:cs="宋体"/>
              <w:szCs w:val="28"/>
            </w:rPr>
            <w:t>3.3.2 多线程并发</w:t>
          </w:r>
          <w:r>
            <w:rPr>
              <w:rFonts w:hint="eastAsia" w:ascii="宋体" w:hAnsi="宋体" w:cs="宋体"/>
              <w:szCs w:val="28"/>
            </w:rPr>
            <w:tab/>
          </w:r>
          <w:r>
            <w:rPr>
              <w:rFonts w:hint="eastAsia"/>
              <w:szCs w:val="28"/>
            </w:rPr>
            <w:fldChar w:fldCharType="begin"/>
          </w:r>
          <w:r>
            <w:rPr>
              <w:rFonts w:hint="eastAsia"/>
              <w:szCs w:val="28"/>
            </w:rPr>
            <w:instrText xml:space="preserve"> PAGEREF _Toc3878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6D74122D">
          <w:pPr>
            <w:pStyle w:val="10"/>
            <w:tabs>
              <w:tab w:val="right" w:leader="dot" w:pos="8503"/>
            </w:tabs>
            <w:spacing w:line="400" w:lineRule="exact"/>
            <w:rPr>
              <w:rFonts w:hint="eastAsia" w:ascii="宋体" w:hAnsi="宋体" w:cs="宋体"/>
              <w:szCs w:val="28"/>
            </w:rPr>
          </w:pPr>
          <w:r>
            <w:fldChar w:fldCharType="begin"/>
          </w:r>
          <w:r>
            <w:instrText xml:space="preserve"> HYPERLINK \l "_Toc14923" </w:instrText>
          </w:r>
          <w:r>
            <w:fldChar w:fldCharType="separate"/>
          </w:r>
          <w:r>
            <w:rPr>
              <w:rFonts w:hint="eastAsia" w:ascii="宋体" w:hAnsi="宋体" w:cs="宋体"/>
              <w:szCs w:val="28"/>
            </w:rPr>
            <w:t>3.3.3 外部</w:t>
          </w:r>
          <w:r>
            <w:rPr>
              <w:rFonts w:ascii="宋体" w:hAnsi="宋体" w:cs="宋体"/>
              <w:szCs w:val="28"/>
            </w:rPr>
            <w:t>API</w:t>
          </w:r>
          <w:r>
            <w:rPr>
              <w:rFonts w:hint="eastAsia" w:ascii="宋体" w:hAnsi="宋体" w:cs="宋体"/>
              <w:szCs w:val="28"/>
            </w:rPr>
            <w:t>调用容错</w:t>
          </w:r>
          <w:r>
            <w:rPr>
              <w:rFonts w:hint="eastAsia" w:ascii="宋体" w:hAnsi="宋体" w:cs="宋体"/>
              <w:szCs w:val="28"/>
            </w:rPr>
            <w:tab/>
          </w:r>
          <w:r>
            <w:rPr>
              <w:rFonts w:hint="eastAsia"/>
              <w:szCs w:val="28"/>
            </w:rPr>
            <w:fldChar w:fldCharType="begin"/>
          </w:r>
          <w:r>
            <w:rPr>
              <w:rFonts w:hint="eastAsia"/>
              <w:szCs w:val="28"/>
            </w:rPr>
            <w:instrText xml:space="preserve"> PAGEREF _Toc14923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18EA4BD9">
          <w:pPr>
            <w:pStyle w:val="10"/>
            <w:tabs>
              <w:tab w:val="right" w:leader="dot" w:pos="8503"/>
            </w:tabs>
            <w:spacing w:line="400" w:lineRule="exact"/>
            <w:rPr>
              <w:rFonts w:hint="eastAsia" w:ascii="宋体" w:hAnsi="宋体" w:cs="宋体"/>
              <w:szCs w:val="28"/>
            </w:rPr>
            <w:sectPr>
              <w:headerReference r:id="rId9" w:type="first"/>
              <w:footerReference r:id="rId11" w:type="first"/>
              <w:headerReference r:id="rId8" w:type="default"/>
              <w:footerReference r:id="rId10" w:type="default"/>
              <w:type w:val="continuous"/>
              <w:pgSz w:w="11906" w:h="16838"/>
              <w:pgMar w:top="1701" w:right="1418" w:bottom="1418" w:left="1418" w:header="907" w:footer="851" w:gutter="567"/>
              <w:cols w:space="720" w:num="1"/>
              <w:docGrid w:type="lines" w:linePitch="312" w:charSpace="0"/>
            </w:sectPr>
          </w:pPr>
        </w:p>
        <w:p w14:paraId="6F6C9547">
          <w:pPr>
            <w:pStyle w:val="10"/>
            <w:tabs>
              <w:tab w:val="right" w:leader="dot" w:pos="8503"/>
            </w:tabs>
            <w:spacing w:line="400" w:lineRule="exact"/>
            <w:rPr>
              <w:rFonts w:hint="eastAsia" w:ascii="宋体" w:hAnsi="宋体" w:cs="宋体"/>
              <w:szCs w:val="28"/>
            </w:rPr>
          </w:pPr>
          <w:r>
            <w:fldChar w:fldCharType="begin"/>
          </w:r>
          <w:r>
            <w:instrText xml:space="preserve"> HYPERLINK \l "_Toc19760" </w:instrText>
          </w:r>
          <w:r>
            <w:fldChar w:fldCharType="separate"/>
          </w:r>
          <w:r>
            <w:rPr>
              <w:rFonts w:hint="eastAsia" w:ascii="宋体" w:hAnsi="宋体" w:cs="宋体"/>
              <w:szCs w:val="28"/>
            </w:rPr>
            <w:t>3.3.4 前端响应与展示性能</w:t>
          </w:r>
          <w:r>
            <w:rPr>
              <w:rFonts w:hint="eastAsia" w:ascii="宋体" w:hAnsi="宋体" w:cs="宋体"/>
              <w:szCs w:val="28"/>
            </w:rPr>
            <w:tab/>
          </w:r>
          <w:r>
            <w:rPr>
              <w:rFonts w:hint="eastAsia"/>
              <w:szCs w:val="28"/>
            </w:rPr>
            <w:fldChar w:fldCharType="begin"/>
          </w:r>
          <w:r>
            <w:rPr>
              <w:rFonts w:hint="eastAsia"/>
              <w:szCs w:val="28"/>
            </w:rPr>
            <w:instrText xml:space="preserve"> PAGEREF _Toc19760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33A7AFA4">
          <w:pPr>
            <w:pStyle w:val="10"/>
            <w:tabs>
              <w:tab w:val="right" w:leader="dot" w:pos="8503"/>
            </w:tabs>
            <w:spacing w:line="400" w:lineRule="exact"/>
          </w:pPr>
          <w:r>
            <w:fldChar w:fldCharType="begin"/>
          </w:r>
          <w:r>
            <w:instrText xml:space="preserve"> HYPERLINK \l "_Toc28851" </w:instrText>
          </w:r>
          <w:r>
            <w:fldChar w:fldCharType="separate"/>
          </w:r>
          <w:r>
            <w:rPr>
              <w:rFonts w:hint="eastAsia" w:ascii="宋体" w:hAnsi="宋体" w:cs="宋体"/>
              <w:szCs w:val="28"/>
            </w:rPr>
            <w:t>3.3.5 系统可观测性</w:t>
          </w:r>
          <w:r>
            <w:rPr>
              <w:rFonts w:hint="eastAsia" w:ascii="宋体" w:hAnsi="宋体" w:cs="宋体"/>
              <w:szCs w:val="28"/>
            </w:rPr>
            <w:tab/>
          </w:r>
          <w:r>
            <w:rPr>
              <w:rFonts w:hint="eastAsia"/>
              <w:szCs w:val="28"/>
            </w:rPr>
            <w:fldChar w:fldCharType="begin"/>
          </w:r>
          <w:r>
            <w:rPr>
              <w:rFonts w:hint="eastAsia"/>
              <w:szCs w:val="28"/>
            </w:rPr>
            <w:instrText xml:space="preserve"> PAGEREF _Toc28851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430A0151">
          <w:pPr>
            <w:pStyle w:val="16"/>
            <w:tabs>
              <w:tab w:val="right" w:leader="dot" w:pos="8503"/>
            </w:tabs>
            <w:spacing w:line="400" w:lineRule="exact"/>
          </w:pPr>
          <w:r>
            <w:fldChar w:fldCharType="begin"/>
          </w:r>
          <w:r>
            <w:instrText xml:space="preserve"> HYPERLINK \l "_Toc26116" </w:instrText>
          </w:r>
          <w:r>
            <w:fldChar w:fldCharType="separate"/>
          </w:r>
          <w:r>
            <w:rPr>
              <w:rFonts w:hint="eastAsia" w:ascii="黑体" w:hAnsi="黑体" w:eastAsia="黑体" w:cs="黑体"/>
              <w:sz w:val="28"/>
              <w:szCs w:val="28"/>
            </w:rPr>
            <w:t>4 系统设计</w:t>
          </w:r>
          <w:r>
            <w:tab/>
          </w:r>
          <w:r>
            <w:rPr>
              <w:rFonts w:hint="eastAsia"/>
              <w:szCs w:val="28"/>
            </w:rPr>
            <w:fldChar w:fldCharType="begin"/>
          </w:r>
          <w:r>
            <w:rPr>
              <w:rFonts w:hint="eastAsia"/>
              <w:szCs w:val="28"/>
            </w:rPr>
            <w:instrText xml:space="preserve"> PAGEREF _Toc26116 \h </w:instrText>
          </w:r>
          <w:r>
            <w:rPr>
              <w:rFonts w:hint="eastAsia"/>
              <w:szCs w:val="28"/>
            </w:rPr>
            <w:fldChar w:fldCharType="separate"/>
          </w:r>
          <w:r>
            <w:rPr>
              <w:rFonts w:hint="eastAsia"/>
              <w:szCs w:val="28"/>
            </w:rPr>
            <w:t>10</w:t>
          </w:r>
          <w:r>
            <w:rPr>
              <w:rFonts w:hint="eastAsia"/>
              <w:szCs w:val="28"/>
            </w:rPr>
            <w:fldChar w:fldCharType="end"/>
          </w:r>
          <w:r>
            <w:rPr>
              <w:rFonts w:hint="eastAsia"/>
              <w:szCs w:val="28"/>
            </w:rPr>
            <w:fldChar w:fldCharType="end"/>
          </w:r>
        </w:p>
        <w:p w14:paraId="71E158FD">
          <w:pPr>
            <w:pStyle w:val="17"/>
            <w:tabs>
              <w:tab w:val="right" w:leader="dot" w:pos="8503"/>
            </w:tabs>
            <w:spacing w:line="400" w:lineRule="exact"/>
          </w:pPr>
          <w:r>
            <w:fldChar w:fldCharType="begin"/>
          </w:r>
          <w:r>
            <w:instrText xml:space="preserve"> HYPERLINK \l "_Toc18741" </w:instrText>
          </w:r>
          <w:r>
            <w:fldChar w:fldCharType="separate"/>
          </w:r>
          <w:r>
            <w:rPr>
              <w:rFonts w:hint="eastAsia" w:ascii="黑体" w:eastAsia="黑体"/>
            </w:rPr>
            <w:t>4.1 系统架构设计</w:t>
          </w:r>
          <w:r>
            <w:tab/>
          </w:r>
          <w:r>
            <w:fldChar w:fldCharType="begin"/>
          </w:r>
          <w:r>
            <w:instrText xml:space="preserve"> PAGEREF _Toc18741 \h </w:instrText>
          </w:r>
          <w:r>
            <w:fldChar w:fldCharType="separate"/>
          </w:r>
          <w:r>
            <w:t>10</w:t>
          </w:r>
          <w:r>
            <w:fldChar w:fldCharType="end"/>
          </w:r>
          <w:r>
            <w:fldChar w:fldCharType="end"/>
          </w:r>
        </w:p>
        <w:p w14:paraId="6D1FD692">
          <w:pPr>
            <w:pStyle w:val="17"/>
            <w:tabs>
              <w:tab w:val="right" w:leader="dot" w:pos="8503"/>
            </w:tabs>
            <w:spacing w:line="400" w:lineRule="exact"/>
          </w:pPr>
          <w:r>
            <w:fldChar w:fldCharType="begin"/>
          </w:r>
          <w:r>
            <w:instrText xml:space="preserve"> HYPERLINK \l "_Toc28196" </w:instrText>
          </w:r>
          <w:r>
            <w:fldChar w:fldCharType="separate"/>
          </w:r>
          <w:r>
            <w:rPr>
              <w:rFonts w:hint="eastAsia" w:ascii="黑体" w:eastAsia="黑体"/>
            </w:rPr>
            <w:t>4.2 功能模块划分</w:t>
          </w:r>
          <w:r>
            <w:tab/>
          </w:r>
          <w:r>
            <w:fldChar w:fldCharType="begin"/>
          </w:r>
          <w:r>
            <w:instrText xml:space="preserve"> PAGEREF _Toc28196 \h </w:instrText>
          </w:r>
          <w:r>
            <w:fldChar w:fldCharType="separate"/>
          </w:r>
          <w:r>
            <w:t>11</w:t>
          </w:r>
          <w:r>
            <w:fldChar w:fldCharType="end"/>
          </w:r>
          <w:r>
            <w:fldChar w:fldCharType="end"/>
          </w:r>
        </w:p>
        <w:p w14:paraId="79779832">
          <w:pPr>
            <w:pStyle w:val="17"/>
            <w:tabs>
              <w:tab w:val="right" w:leader="dot" w:pos="8503"/>
            </w:tabs>
            <w:spacing w:line="400" w:lineRule="exact"/>
          </w:pPr>
          <w:r>
            <w:fldChar w:fldCharType="begin"/>
          </w:r>
          <w:r>
            <w:instrText xml:space="preserve"> HYPERLINK \l "_Toc3076" </w:instrText>
          </w:r>
          <w:r>
            <w:fldChar w:fldCharType="separate"/>
          </w:r>
          <w:r>
            <w:rPr>
              <w:rFonts w:hint="eastAsia" w:ascii="黑体" w:eastAsia="黑体"/>
            </w:rPr>
            <w:t>4.3 系统用例</w:t>
          </w:r>
          <w:r>
            <w:tab/>
          </w:r>
          <w:r>
            <w:fldChar w:fldCharType="begin"/>
          </w:r>
          <w:r>
            <w:instrText xml:space="preserve"> PAGEREF _Toc3076 \h </w:instrText>
          </w:r>
          <w:r>
            <w:fldChar w:fldCharType="separate"/>
          </w:r>
          <w:r>
            <w:t>12</w:t>
          </w:r>
          <w:r>
            <w:fldChar w:fldCharType="end"/>
          </w:r>
          <w:r>
            <w:fldChar w:fldCharType="end"/>
          </w:r>
        </w:p>
        <w:p w14:paraId="7C16AB6C">
          <w:pPr>
            <w:pStyle w:val="17"/>
            <w:tabs>
              <w:tab w:val="right" w:leader="dot" w:pos="8503"/>
            </w:tabs>
            <w:spacing w:line="400" w:lineRule="exact"/>
          </w:pPr>
          <w:r>
            <w:fldChar w:fldCharType="begin"/>
          </w:r>
          <w:r>
            <w:instrText xml:space="preserve"> HYPERLINK \l "_Toc25544" </w:instrText>
          </w:r>
          <w:r>
            <w:fldChar w:fldCharType="separate"/>
          </w:r>
          <w:r>
            <w:rPr>
              <w:rFonts w:hint="eastAsia" w:ascii="黑体" w:eastAsia="黑体"/>
            </w:rPr>
            <w:t>4.4 数据库表设计</w:t>
          </w:r>
          <w:r>
            <w:tab/>
          </w:r>
          <w:r>
            <w:fldChar w:fldCharType="begin"/>
          </w:r>
          <w:r>
            <w:instrText xml:space="preserve"> PAGEREF _Toc25544 \h </w:instrText>
          </w:r>
          <w:r>
            <w:fldChar w:fldCharType="separate"/>
          </w:r>
          <w:r>
            <w:t>14</w:t>
          </w:r>
          <w:r>
            <w:fldChar w:fldCharType="end"/>
          </w:r>
          <w:r>
            <w:fldChar w:fldCharType="end"/>
          </w:r>
        </w:p>
        <w:p w14:paraId="0CBB58C8">
          <w:pPr>
            <w:pStyle w:val="10"/>
            <w:tabs>
              <w:tab w:val="right" w:leader="dot" w:pos="8503"/>
            </w:tabs>
            <w:spacing w:line="400" w:lineRule="exact"/>
            <w:rPr>
              <w:rFonts w:hint="eastAsia" w:ascii="宋体" w:hAnsi="宋体" w:cs="宋体"/>
              <w:szCs w:val="28"/>
            </w:rPr>
          </w:pPr>
          <w:r>
            <w:fldChar w:fldCharType="begin"/>
          </w:r>
          <w:r>
            <w:instrText xml:space="preserve"> HYPERLINK \l "_Toc517" </w:instrText>
          </w:r>
          <w:r>
            <w:fldChar w:fldCharType="separate"/>
          </w:r>
          <w:r>
            <w:rPr>
              <w:rFonts w:hint="eastAsia" w:ascii="宋体" w:hAnsi="宋体" w:cs="宋体"/>
              <w:szCs w:val="28"/>
            </w:rPr>
            <w:t>4.4.1 股票行情相关表</w:t>
          </w:r>
          <w:r>
            <w:rPr>
              <w:rFonts w:hint="eastAsia" w:ascii="宋体" w:hAnsi="宋体" w:cs="宋体"/>
              <w:szCs w:val="28"/>
            </w:rPr>
            <w:tab/>
          </w:r>
          <w:r>
            <w:rPr>
              <w:rFonts w:hint="eastAsia"/>
              <w:szCs w:val="28"/>
            </w:rPr>
            <w:fldChar w:fldCharType="begin"/>
          </w:r>
          <w:r>
            <w:rPr>
              <w:rFonts w:hint="eastAsia"/>
              <w:szCs w:val="28"/>
            </w:rPr>
            <w:instrText xml:space="preserve"> PAGEREF _Toc517 \h </w:instrText>
          </w:r>
          <w:r>
            <w:rPr>
              <w:rFonts w:hint="eastAsia"/>
              <w:szCs w:val="28"/>
            </w:rPr>
            <w:fldChar w:fldCharType="separate"/>
          </w:r>
          <w:r>
            <w:rPr>
              <w:rFonts w:hint="eastAsia"/>
              <w:szCs w:val="28"/>
            </w:rPr>
            <w:t>14</w:t>
          </w:r>
          <w:r>
            <w:rPr>
              <w:rFonts w:hint="eastAsia"/>
              <w:szCs w:val="28"/>
            </w:rPr>
            <w:fldChar w:fldCharType="end"/>
          </w:r>
          <w:r>
            <w:rPr>
              <w:rFonts w:hint="eastAsia"/>
              <w:szCs w:val="28"/>
            </w:rPr>
            <w:fldChar w:fldCharType="end"/>
          </w:r>
        </w:p>
        <w:p w14:paraId="0A499E97">
          <w:pPr>
            <w:pStyle w:val="10"/>
            <w:tabs>
              <w:tab w:val="right" w:leader="dot" w:pos="8503"/>
            </w:tabs>
            <w:spacing w:line="400" w:lineRule="exact"/>
            <w:rPr>
              <w:rFonts w:hint="eastAsia" w:ascii="宋体" w:hAnsi="宋体" w:cs="宋体"/>
              <w:szCs w:val="28"/>
            </w:rPr>
          </w:pPr>
          <w:r>
            <w:fldChar w:fldCharType="begin"/>
          </w:r>
          <w:r>
            <w:instrText xml:space="preserve"> HYPERLINK \l "_Toc18852" </w:instrText>
          </w:r>
          <w:r>
            <w:fldChar w:fldCharType="separate"/>
          </w:r>
          <w:r>
            <w:rPr>
              <w:rFonts w:hint="eastAsia" w:ascii="宋体" w:hAnsi="宋体" w:cs="宋体"/>
              <w:szCs w:val="28"/>
            </w:rPr>
            <w:t xml:space="preserve">4.4.2 </w:t>
          </w:r>
          <w:r>
            <w:rPr>
              <w:rFonts w:ascii="宋体" w:hAnsi="宋体" w:cs="宋体"/>
              <w:szCs w:val="28"/>
            </w:rPr>
            <w:t>AI</w:t>
          </w:r>
          <w:r>
            <w:rPr>
              <w:rFonts w:hint="eastAsia" w:ascii="宋体" w:hAnsi="宋体" w:cs="宋体"/>
              <w:szCs w:val="28"/>
            </w:rPr>
            <w:t>辅助交易相关表</w:t>
          </w:r>
          <w:r>
            <w:rPr>
              <w:rFonts w:hint="eastAsia" w:ascii="宋体" w:hAnsi="宋体" w:cs="宋体"/>
              <w:szCs w:val="28"/>
            </w:rPr>
            <w:tab/>
          </w:r>
          <w:r>
            <w:rPr>
              <w:rFonts w:hint="eastAsia"/>
              <w:szCs w:val="28"/>
            </w:rPr>
            <w:fldChar w:fldCharType="begin"/>
          </w:r>
          <w:r>
            <w:rPr>
              <w:rFonts w:hint="eastAsia"/>
              <w:szCs w:val="28"/>
            </w:rPr>
            <w:instrText xml:space="preserve"> PAGEREF _Toc18852 \h </w:instrText>
          </w:r>
          <w:r>
            <w:rPr>
              <w:rFonts w:hint="eastAsia"/>
              <w:szCs w:val="28"/>
            </w:rPr>
            <w:fldChar w:fldCharType="separate"/>
          </w:r>
          <w:r>
            <w:rPr>
              <w:rFonts w:hint="eastAsia"/>
              <w:szCs w:val="28"/>
            </w:rPr>
            <w:t>14</w:t>
          </w:r>
          <w:r>
            <w:rPr>
              <w:rFonts w:hint="eastAsia"/>
              <w:szCs w:val="28"/>
            </w:rPr>
            <w:fldChar w:fldCharType="end"/>
          </w:r>
          <w:r>
            <w:rPr>
              <w:rFonts w:hint="eastAsia"/>
              <w:szCs w:val="28"/>
            </w:rPr>
            <w:fldChar w:fldCharType="end"/>
          </w:r>
        </w:p>
        <w:p w14:paraId="4555C798">
          <w:pPr>
            <w:pStyle w:val="10"/>
            <w:tabs>
              <w:tab w:val="right" w:leader="dot" w:pos="8503"/>
            </w:tabs>
            <w:spacing w:line="400" w:lineRule="exact"/>
            <w:rPr>
              <w:rFonts w:hint="eastAsia" w:ascii="宋体" w:hAnsi="宋体" w:cs="宋体"/>
              <w:szCs w:val="28"/>
            </w:rPr>
          </w:pPr>
          <w:r>
            <w:fldChar w:fldCharType="begin"/>
          </w:r>
          <w:r>
            <w:instrText xml:space="preserve"> HYPERLINK \l "_Toc4847" </w:instrText>
          </w:r>
          <w:r>
            <w:fldChar w:fldCharType="separate"/>
          </w:r>
          <w:r>
            <w:rPr>
              <w:rFonts w:hint="eastAsia" w:ascii="宋体" w:hAnsi="宋体" w:cs="宋体"/>
              <w:szCs w:val="28"/>
            </w:rPr>
            <w:t>4.4.3 斗兽场相关表</w:t>
          </w:r>
          <w:r>
            <w:rPr>
              <w:rFonts w:hint="eastAsia" w:ascii="宋体" w:hAnsi="宋体" w:cs="宋体"/>
              <w:szCs w:val="28"/>
            </w:rPr>
            <w:tab/>
          </w:r>
          <w:r>
            <w:rPr>
              <w:rFonts w:hint="eastAsia"/>
              <w:szCs w:val="28"/>
            </w:rPr>
            <w:fldChar w:fldCharType="begin"/>
          </w:r>
          <w:r>
            <w:rPr>
              <w:rFonts w:hint="eastAsia"/>
              <w:szCs w:val="28"/>
            </w:rPr>
            <w:instrText xml:space="preserve"> PAGEREF _Toc4847 \h </w:instrText>
          </w:r>
          <w:r>
            <w:rPr>
              <w:rFonts w:hint="eastAsia"/>
              <w:szCs w:val="28"/>
            </w:rPr>
            <w:fldChar w:fldCharType="separate"/>
          </w:r>
          <w:r>
            <w:rPr>
              <w:rFonts w:hint="eastAsia"/>
              <w:szCs w:val="28"/>
            </w:rPr>
            <w:t>15</w:t>
          </w:r>
          <w:r>
            <w:rPr>
              <w:rFonts w:hint="eastAsia"/>
              <w:szCs w:val="28"/>
            </w:rPr>
            <w:fldChar w:fldCharType="end"/>
          </w:r>
          <w:r>
            <w:rPr>
              <w:rFonts w:hint="eastAsia"/>
              <w:szCs w:val="28"/>
            </w:rPr>
            <w:fldChar w:fldCharType="end"/>
          </w:r>
        </w:p>
        <w:p w14:paraId="06D6E9AA">
          <w:pPr>
            <w:pStyle w:val="10"/>
            <w:tabs>
              <w:tab w:val="right" w:leader="dot" w:pos="8503"/>
            </w:tabs>
            <w:spacing w:line="400" w:lineRule="exact"/>
          </w:pPr>
          <w:r>
            <w:fldChar w:fldCharType="begin"/>
          </w:r>
          <w:r>
            <w:instrText xml:space="preserve"> HYPERLINK \l "_Toc262" </w:instrText>
          </w:r>
          <w:r>
            <w:fldChar w:fldCharType="separate"/>
          </w:r>
          <w:r>
            <w:rPr>
              <w:rFonts w:hint="eastAsia" w:ascii="宋体" w:hAnsi="宋体" w:cs="宋体"/>
              <w:szCs w:val="28"/>
            </w:rPr>
            <w:t>4.4.4 区块链流水表</w:t>
          </w:r>
          <w:r>
            <w:rPr>
              <w:rFonts w:hint="eastAsia" w:ascii="宋体" w:hAnsi="宋体" w:cs="宋体"/>
              <w:szCs w:val="28"/>
            </w:rPr>
            <w:tab/>
          </w:r>
          <w:r>
            <w:rPr>
              <w:rFonts w:hint="eastAsia"/>
              <w:szCs w:val="28"/>
            </w:rPr>
            <w:fldChar w:fldCharType="begin"/>
          </w:r>
          <w:r>
            <w:rPr>
              <w:rFonts w:hint="eastAsia"/>
              <w:szCs w:val="28"/>
            </w:rPr>
            <w:instrText xml:space="preserve"> PAGEREF _Toc262 \h </w:instrText>
          </w:r>
          <w:r>
            <w:rPr>
              <w:rFonts w:hint="eastAsia"/>
              <w:szCs w:val="28"/>
            </w:rPr>
            <w:fldChar w:fldCharType="separate"/>
          </w:r>
          <w:r>
            <w:rPr>
              <w:rFonts w:hint="eastAsia"/>
              <w:szCs w:val="28"/>
            </w:rPr>
            <w:t>16</w:t>
          </w:r>
          <w:r>
            <w:rPr>
              <w:rFonts w:hint="eastAsia"/>
              <w:szCs w:val="28"/>
            </w:rPr>
            <w:fldChar w:fldCharType="end"/>
          </w:r>
          <w:r>
            <w:rPr>
              <w:rFonts w:hint="eastAsia"/>
              <w:szCs w:val="28"/>
            </w:rPr>
            <w:fldChar w:fldCharType="end"/>
          </w:r>
        </w:p>
        <w:p w14:paraId="7DCED142">
          <w:pPr>
            <w:pStyle w:val="17"/>
            <w:tabs>
              <w:tab w:val="right" w:leader="dot" w:pos="8503"/>
            </w:tabs>
            <w:spacing w:line="400" w:lineRule="exact"/>
          </w:pPr>
          <w:r>
            <w:fldChar w:fldCharType="begin"/>
          </w:r>
          <w:r>
            <w:instrText xml:space="preserve"> HYPERLINK \l "_Toc6538" </w:instrText>
          </w:r>
          <w:r>
            <w:fldChar w:fldCharType="separate"/>
          </w:r>
          <w:r>
            <w:rPr>
              <w:rFonts w:hint="eastAsia" w:ascii="黑体" w:eastAsia="黑体"/>
            </w:rPr>
            <w:t>4.5 本章小结</w:t>
          </w:r>
          <w:r>
            <w:tab/>
          </w:r>
          <w:r>
            <w:fldChar w:fldCharType="begin"/>
          </w:r>
          <w:r>
            <w:instrText xml:space="preserve"> PAGEREF _Toc6538 \h </w:instrText>
          </w:r>
          <w:r>
            <w:fldChar w:fldCharType="separate"/>
          </w:r>
          <w:r>
            <w:t>16</w:t>
          </w:r>
          <w:r>
            <w:fldChar w:fldCharType="end"/>
          </w:r>
          <w:r>
            <w:fldChar w:fldCharType="end"/>
          </w:r>
        </w:p>
        <w:p w14:paraId="023EBB27">
          <w:pPr>
            <w:pStyle w:val="16"/>
            <w:tabs>
              <w:tab w:val="right" w:leader="dot" w:pos="8503"/>
            </w:tabs>
            <w:spacing w:line="400" w:lineRule="exact"/>
          </w:pPr>
          <w:r>
            <w:fldChar w:fldCharType="begin"/>
          </w:r>
          <w:r>
            <w:instrText xml:space="preserve"> HYPERLINK \l "_Toc9625" </w:instrText>
          </w:r>
          <w:r>
            <w:fldChar w:fldCharType="separate"/>
          </w:r>
          <w:r>
            <w:rPr>
              <w:rFonts w:hint="eastAsia" w:ascii="黑体" w:hAnsi="黑体" w:eastAsia="黑体" w:cs="黑体"/>
              <w:sz w:val="28"/>
              <w:szCs w:val="28"/>
            </w:rPr>
            <w:t>5 系统详细设计与实现</w:t>
          </w:r>
          <w:r>
            <w:tab/>
          </w:r>
          <w:r>
            <w:rPr>
              <w:rFonts w:hint="eastAsia"/>
            </w:rPr>
            <w:fldChar w:fldCharType="begin"/>
          </w:r>
          <w:r>
            <w:rPr>
              <w:rFonts w:hint="eastAsia"/>
            </w:rPr>
            <w:instrText xml:space="preserve"> PAGEREF _Toc9625 \h </w:instrText>
          </w:r>
          <w:r>
            <w:rPr>
              <w:rFonts w:hint="eastAsia"/>
            </w:rPr>
            <w:fldChar w:fldCharType="separate"/>
          </w:r>
          <w:r>
            <w:rPr>
              <w:rFonts w:hint="eastAsia"/>
            </w:rPr>
            <w:t>17</w:t>
          </w:r>
          <w:r>
            <w:rPr>
              <w:rFonts w:hint="eastAsia"/>
            </w:rPr>
            <w:fldChar w:fldCharType="end"/>
          </w:r>
          <w:r>
            <w:rPr>
              <w:rFonts w:hint="eastAsia"/>
            </w:rPr>
            <w:fldChar w:fldCharType="end"/>
          </w:r>
        </w:p>
        <w:p w14:paraId="3B9E897B">
          <w:pPr>
            <w:pStyle w:val="17"/>
            <w:tabs>
              <w:tab w:val="right" w:leader="dot" w:pos="8503"/>
            </w:tabs>
            <w:spacing w:line="400" w:lineRule="exact"/>
          </w:pPr>
          <w:r>
            <w:fldChar w:fldCharType="begin"/>
          </w:r>
          <w:r>
            <w:instrText xml:space="preserve"> HYPERLINK \l "_Toc18120" </w:instrText>
          </w:r>
          <w:r>
            <w:fldChar w:fldCharType="separate"/>
          </w:r>
          <w:r>
            <w:rPr>
              <w:rFonts w:hint="eastAsia" w:ascii="黑体" w:eastAsia="黑体"/>
            </w:rPr>
            <w:t>5.1 行情数据模块</w:t>
          </w:r>
          <w:r>
            <w:tab/>
          </w:r>
          <w:r>
            <w:fldChar w:fldCharType="begin"/>
          </w:r>
          <w:r>
            <w:instrText xml:space="preserve"> PAGEREF _Toc18120 \h </w:instrText>
          </w:r>
          <w:r>
            <w:fldChar w:fldCharType="separate"/>
          </w:r>
          <w:r>
            <w:t>17</w:t>
          </w:r>
          <w:r>
            <w:fldChar w:fldCharType="end"/>
          </w:r>
          <w:r>
            <w:fldChar w:fldCharType="end"/>
          </w:r>
        </w:p>
        <w:p w14:paraId="4C0D0402">
          <w:pPr>
            <w:pStyle w:val="10"/>
            <w:tabs>
              <w:tab w:val="right" w:leader="dot" w:pos="8503"/>
            </w:tabs>
            <w:spacing w:line="400" w:lineRule="exact"/>
            <w:rPr>
              <w:rFonts w:hint="eastAsia" w:ascii="宋体" w:hAnsi="宋体" w:cs="宋体"/>
              <w:szCs w:val="28"/>
            </w:rPr>
          </w:pPr>
          <w:r>
            <w:fldChar w:fldCharType="begin"/>
          </w:r>
          <w:r>
            <w:instrText xml:space="preserve"> HYPERLINK \l "_Toc148" </w:instrText>
          </w:r>
          <w:r>
            <w:fldChar w:fldCharType="separate"/>
          </w:r>
          <w:r>
            <w:rPr>
              <w:rFonts w:hint="eastAsia" w:ascii="宋体" w:hAnsi="宋体" w:cs="宋体"/>
              <w:szCs w:val="28"/>
            </w:rPr>
            <w:t>5.1.1 股票数据查询与缓存</w:t>
          </w:r>
          <w:r>
            <w:rPr>
              <w:rFonts w:hint="eastAsia" w:ascii="宋体" w:hAnsi="宋体" w:cs="宋体"/>
              <w:szCs w:val="28"/>
            </w:rPr>
            <w:tab/>
          </w:r>
          <w:r>
            <w:rPr>
              <w:rFonts w:hint="eastAsia"/>
            </w:rPr>
            <w:fldChar w:fldCharType="begin"/>
          </w:r>
          <w:r>
            <w:rPr>
              <w:rFonts w:hint="eastAsia"/>
            </w:rPr>
            <w:instrText xml:space="preserve"> PAGEREF _Toc148 \h </w:instrText>
          </w:r>
          <w:r>
            <w:rPr>
              <w:rFonts w:hint="eastAsia"/>
            </w:rPr>
            <w:fldChar w:fldCharType="separate"/>
          </w:r>
          <w:r>
            <w:rPr>
              <w:rFonts w:hint="eastAsia"/>
            </w:rPr>
            <w:t>17</w:t>
          </w:r>
          <w:r>
            <w:rPr>
              <w:rFonts w:hint="eastAsia"/>
            </w:rPr>
            <w:fldChar w:fldCharType="end"/>
          </w:r>
          <w:r>
            <w:rPr>
              <w:rFonts w:hint="eastAsia"/>
            </w:rPr>
            <w:fldChar w:fldCharType="end"/>
          </w:r>
        </w:p>
        <w:p w14:paraId="2A5FA6C8">
          <w:pPr>
            <w:pStyle w:val="10"/>
            <w:tabs>
              <w:tab w:val="right" w:leader="dot" w:pos="8503"/>
            </w:tabs>
            <w:spacing w:line="400" w:lineRule="exact"/>
          </w:pPr>
          <w:r>
            <w:fldChar w:fldCharType="begin"/>
          </w:r>
          <w:r>
            <w:instrText xml:space="preserve"> HYPERLINK \l "_Toc29394" </w:instrText>
          </w:r>
          <w:r>
            <w:fldChar w:fldCharType="separate"/>
          </w:r>
          <w:r>
            <w:rPr>
              <w:rFonts w:hint="eastAsia" w:ascii="宋体" w:hAnsi="宋体" w:cs="宋体"/>
              <w:szCs w:val="28"/>
            </w:rPr>
            <w:t>5.1.2 股票技术指标的计算</w:t>
          </w:r>
          <w:r>
            <w:rPr>
              <w:rFonts w:hint="eastAsia" w:ascii="宋体" w:hAnsi="宋体" w:cs="宋体"/>
              <w:szCs w:val="28"/>
            </w:rPr>
            <w:tab/>
          </w:r>
          <w:r>
            <w:rPr>
              <w:rFonts w:hint="eastAsia"/>
            </w:rPr>
            <w:fldChar w:fldCharType="begin"/>
          </w:r>
          <w:r>
            <w:rPr>
              <w:rFonts w:hint="eastAsia"/>
            </w:rPr>
            <w:instrText xml:space="preserve"> PAGEREF _Toc29394 \h </w:instrText>
          </w:r>
          <w:r>
            <w:rPr>
              <w:rFonts w:hint="eastAsia"/>
            </w:rPr>
            <w:fldChar w:fldCharType="separate"/>
          </w:r>
          <w:r>
            <w:rPr>
              <w:rFonts w:hint="eastAsia"/>
            </w:rPr>
            <w:t>18</w:t>
          </w:r>
          <w:r>
            <w:rPr>
              <w:rFonts w:hint="eastAsia"/>
            </w:rPr>
            <w:fldChar w:fldCharType="end"/>
          </w:r>
          <w:r>
            <w:rPr>
              <w:rFonts w:hint="eastAsia"/>
            </w:rPr>
            <w:fldChar w:fldCharType="end"/>
          </w:r>
        </w:p>
        <w:p w14:paraId="328E0945">
          <w:pPr>
            <w:pStyle w:val="17"/>
            <w:tabs>
              <w:tab w:val="right" w:leader="dot" w:pos="8503"/>
            </w:tabs>
            <w:spacing w:line="400" w:lineRule="exact"/>
          </w:pPr>
          <w:r>
            <w:fldChar w:fldCharType="begin"/>
          </w:r>
          <w:r>
            <w:instrText xml:space="preserve"> HYPERLINK \l "_Toc5670" </w:instrText>
          </w:r>
          <w:r>
            <w:fldChar w:fldCharType="separate"/>
          </w:r>
          <w:r>
            <w:rPr>
              <w:rFonts w:hint="eastAsia" w:ascii="黑体" w:eastAsia="黑体"/>
            </w:rPr>
            <w:t xml:space="preserve">5.2 </w:t>
          </w:r>
          <w:r>
            <w:rPr>
              <w:rFonts w:ascii="黑体" w:eastAsia="黑体"/>
            </w:rPr>
            <w:t>AI</w:t>
          </w:r>
          <w:r>
            <w:rPr>
              <w:rFonts w:hint="eastAsia" w:ascii="黑体" w:eastAsia="黑体"/>
            </w:rPr>
            <w:t>决策模块</w:t>
          </w:r>
          <w:r>
            <w:tab/>
          </w:r>
          <w:r>
            <w:fldChar w:fldCharType="begin"/>
          </w:r>
          <w:r>
            <w:instrText xml:space="preserve"> PAGEREF _Toc5670 \h </w:instrText>
          </w:r>
          <w:r>
            <w:fldChar w:fldCharType="separate"/>
          </w:r>
          <w:r>
            <w:t>18</w:t>
          </w:r>
          <w:r>
            <w:fldChar w:fldCharType="end"/>
          </w:r>
          <w:r>
            <w:fldChar w:fldCharType="end"/>
          </w:r>
        </w:p>
        <w:p w14:paraId="0E0661E7">
          <w:pPr>
            <w:pStyle w:val="10"/>
            <w:tabs>
              <w:tab w:val="right" w:leader="dot" w:pos="8503"/>
            </w:tabs>
            <w:spacing w:line="400" w:lineRule="exact"/>
            <w:rPr>
              <w:rFonts w:hint="eastAsia" w:ascii="宋体" w:hAnsi="宋体" w:cs="宋体"/>
              <w:szCs w:val="28"/>
            </w:rPr>
          </w:pPr>
          <w:r>
            <w:fldChar w:fldCharType="begin"/>
          </w:r>
          <w:r>
            <w:instrText xml:space="preserve"> HYPERLINK \l "_Toc29494" </w:instrText>
          </w:r>
          <w:r>
            <w:fldChar w:fldCharType="separate"/>
          </w:r>
          <w:r>
            <w:rPr>
              <w:rFonts w:hint="eastAsia" w:ascii="宋体" w:hAnsi="宋体" w:cs="宋体"/>
              <w:szCs w:val="28"/>
            </w:rPr>
            <w:t>5.2.1 模型配置与加载</w:t>
          </w:r>
          <w:r>
            <w:rPr>
              <w:rFonts w:hint="eastAsia" w:ascii="宋体" w:hAnsi="宋体" w:cs="宋体"/>
              <w:szCs w:val="28"/>
            </w:rPr>
            <w:tab/>
          </w:r>
          <w:r>
            <w:rPr>
              <w:rFonts w:hint="eastAsia"/>
            </w:rPr>
            <w:fldChar w:fldCharType="begin"/>
          </w:r>
          <w:r>
            <w:rPr>
              <w:rFonts w:hint="eastAsia"/>
            </w:rPr>
            <w:instrText xml:space="preserve"> PAGEREF _Toc29494 \h </w:instrText>
          </w:r>
          <w:r>
            <w:rPr>
              <w:rFonts w:hint="eastAsia"/>
            </w:rPr>
            <w:fldChar w:fldCharType="separate"/>
          </w:r>
          <w:r>
            <w:rPr>
              <w:rFonts w:hint="eastAsia"/>
            </w:rPr>
            <w:t>19</w:t>
          </w:r>
          <w:r>
            <w:rPr>
              <w:rFonts w:hint="eastAsia"/>
            </w:rPr>
            <w:fldChar w:fldCharType="end"/>
          </w:r>
          <w:r>
            <w:rPr>
              <w:rFonts w:hint="eastAsia"/>
            </w:rPr>
            <w:fldChar w:fldCharType="end"/>
          </w:r>
        </w:p>
        <w:p w14:paraId="25E6997C">
          <w:pPr>
            <w:pStyle w:val="10"/>
            <w:tabs>
              <w:tab w:val="right" w:leader="dot" w:pos="8503"/>
            </w:tabs>
            <w:spacing w:line="400" w:lineRule="exact"/>
            <w:rPr>
              <w:rFonts w:hint="eastAsia" w:ascii="宋体" w:hAnsi="宋体" w:cs="宋体"/>
              <w:szCs w:val="28"/>
            </w:rPr>
          </w:pPr>
          <w:r>
            <w:fldChar w:fldCharType="begin"/>
          </w:r>
          <w:r>
            <w:instrText xml:space="preserve"> HYPERLINK \l "_Toc10061" </w:instrText>
          </w:r>
          <w:r>
            <w:fldChar w:fldCharType="separate"/>
          </w:r>
          <w:r>
            <w:rPr>
              <w:rFonts w:hint="eastAsia" w:ascii="宋体" w:hAnsi="宋体" w:cs="宋体"/>
              <w:szCs w:val="28"/>
            </w:rPr>
            <w:t>5.2.2 提示词模板管理</w:t>
          </w:r>
          <w:r>
            <w:rPr>
              <w:rFonts w:hint="eastAsia" w:ascii="宋体" w:hAnsi="宋体" w:cs="宋体"/>
              <w:szCs w:val="28"/>
            </w:rPr>
            <w:tab/>
          </w:r>
          <w:r>
            <w:rPr>
              <w:rFonts w:hint="eastAsia"/>
            </w:rPr>
            <w:fldChar w:fldCharType="begin"/>
          </w:r>
          <w:r>
            <w:rPr>
              <w:rFonts w:hint="eastAsia"/>
            </w:rPr>
            <w:instrText xml:space="preserve"> PAGEREF _Toc10061 \h </w:instrText>
          </w:r>
          <w:r>
            <w:rPr>
              <w:rFonts w:hint="eastAsia"/>
            </w:rPr>
            <w:fldChar w:fldCharType="separate"/>
          </w:r>
          <w:r>
            <w:rPr>
              <w:rFonts w:hint="eastAsia"/>
            </w:rPr>
            <w:t>19</w:t>
          </w:r>
          <w:r>
            <w:rPr>
              <w:rFonts w:hint="eastAsia"/>
            </w:rPr>
            <w:fldChar w:fldCharType="end"/>
          </w:r>
          <w:r>
            <w:rPr>
              <w:rFonts w:hint="eastAsia"/>
            </w:rPr>
            <w:fldChar w:fldCharType="end"/>
          </w:r>
        </w:p>
        <w:p w14:paraId="1A9AF73A">
          <w:pPr>
            <w:pStyle w:val="10"/>
            <w:tabs>
              <w:tab w:val="right" w:leader="dot" w:pos="8503"/>
            </w:tabs>
            <w:spacing w:line="400" w:lineRule="exact"/>
            <w:rPr>
              <w:rFonts w:hint="eastAsia" w:ascii="宋体" w:hAnsi="宋体" w:cs="宋体"/>
              <w:szCs w:val="28"/>
            </w:rPr>
          </w:pPr>
          <w:r>
            <w:fldChar w:fldCharType="begin"/>
          </w:r>
          <w:r>
            <w:instrText xml:space="preserve"> HYPERLINK \l "_Toc2018" </w:instrText>
          </w:r>
          <w:r>
            <w:fldChar w:fldCharType="separate"/>
          </w:r>
          <w:r>
            <w:rPr>
              <w:rFonts w:hint="eastAsia" w:ascii="宋体" w:hAnsi="宋体" w:cs="宋体"/>
              <w:szCs w:val="28"/>
            </w:rPr>
            <w:t>5.2.3 单次决策的无状态设计</w:t>
          </w:r>
          <w:r>
            <w:rPr>
              <w:rFonts w:hint="eastAsia" w:ascii="宋体" w:hAnsi="宋体" w:cs="宋体"/>
              <w:szCs w:val="28"/>
            </w:rPr>
            <w:tab/>
          </w:r>
          <w:r>
            <w:rPr>
              <w:rFonts w:hint="eastAsia"/>
            </w:rPr>
            <w:fldChar w:fldCharType="begin"/>
          </w:r>
          <w:r>
            <w:rPr>
              <w:rFonts w:hint="eastAsia"/>
            </w:rPr>
            <w:instrText xml:space="preserve"> PAGEREF _Toc2018 \h </w:instrText>
          </w:r>
          <w:r>
            <w:rPr>
              <w:rFonts w:hint="eastAsia"/>
            </w:rPr>
            <w:fldChar w:fldCharType="separate"/>
          </w:r>
          <w:r>
            <w:rPr>
              <w:rFonts w:hint="eastAsia"/>
            </w:rPr>
            <w:t>21</w:t>
          </w:r>
          <w:r>
            <w:rPr>
              <w:rFonts w:hint="eastAsia"/>
            </w:rPr>
            <w:fldChar w:fldCharType="end"/>
          </w:r>
          <w:r>
            <w:rPr>
              <w:rFonts w:hint="eastAsia"/>
            </w:rPr>
            <w:fldChar w:fldCharType="end"/>
          </w:r>
        </w:p>
        <w:p w14:paraId="460B22FE">
          <w:pPr>
            <w:pStyle w:val="10"/>
            <w:tabs>
              <w:tab w:val="right" w:leader="dot" w:pos="8503"/>
            </w:tabs>
            <w:spacing w:line="400" w:lineRule="exact"/>
          </w:pPr>
          <w:r>
            <w:fldChar w:fldCharType="begin"/>
          </w:r>
          <w:r>
            <w:instrText xml:space="preserve"> HYPERLINK \l "_Toc5003" </w:instrText>
          </w:r>
          <w:r>
            <w:fldChar w:fldCharType="separate"/>
          </w:r>
          <w:r>
            <w:rPr>
              <w:rFonts w:hint="eastAsia" w:ascii="宋体" w:hAnsi="宋体" w:cs="宋体"/>
              <w:szCs w:val="28"/>
            </w:rPr>
            <w:t>5.2.4 线程池配置</w:t>
          </w:r>
          <w:r>
            <w:rPr>
              <w:rFonts w:hint="eastAsia" w:ascii="宋体" w:hAnsi="宋体" w:cs="宋体"/>
              <w:szCs w:val="28"/>
            </w:rPr>
            <w:tab/>
          </w:r>
          <w:r>
            <w:rPr>
              <w:rFonts w:hint="eastAsia"/>
            </w:rPr>
            <w:fldChar w:fldCharType="begin"/>
          </w:r>
          <w:r>
            <w:rPr>
              <w:rFonts w:hint="eastAsia"/>
            </w:rPr>
            <w:instrText xml:space="preserve"> PAGEREF _Toc5003 \h </w:instrText>
          </w:r>
          <w:r>
            <w:rPr>
              <w:rFonts w:hint="eastAsia"/>
            </w:rPr>
            <w:fldChar w:fldCharType="separate"/>
          </w:r>
          <w:r>
            <w:rPr>
              <w:rFonts w:hint="eastAsia"/>
            </w:rPr>
            <w:t>21</w:t>
          </w:r>
          <w:r>
            <w:rPr>
              <w:rFonts w:hint="eastAsia"/>
            </w:rPr>
            <w:fldChar w:fldCharType="end"/>
          </w:r>
          <w:r>
            <w:rPr>
              <w:rFonts w:hint="eastAsia"/>
            </w:rPr>
            <w:fldChar w:fldCharType="end"/>
          </w:r>
        </w:p>
        <w:p w14:paraId="344A4995">
          <w:pPr>
            <w:pStyle w:val="17"/>
            <w:tabs>
              <w:tab w:val="right" w:leader="dot" w:pos="8503"/>
            </w:tabs>
            <w:spacing w:line="400" w:lineRule="exact"/>
          </w:pPr>
          <w:r>
            <w:fldChar w:fldCharType="begin"/>
          </w:r>
          <w:r>
            <w:instrText xml:space="preserve"> HYPERLINK \l "_Toc15497" </w:instrText>
          </w:r>
          <w:r>
            <w:fldChar w:fldCharType="separate"/>
          </w:r>
          <w:r>
            <w:rPr>
              <w:rFonts w:hint="eastAsia" w:ascii="黑体" w:eastAsia="黑体"/>
            </w:rPr>
            <w:t>5.3 模拟交易模块</w:t>
          </w:r>
          <w:r>
            <w:tab/>
          </w:r>
          <w:r>
            <w:fldChar w:fldCharType="begin"/>
          </w:r>
          <w:r>
            <w:instrText xml:space="preserve"> PAGEREF _Toc15497 \h </w:instrText>
          </w:r>
          <w:r>
            <w:fldChar w:fldCharType="separate"/>
          </w:r>
          <w:r>
            <w:t>22</w:t>
          </w:r>
          <w:r>
            <w:fldChar w:fldCharType="end"/>
          </w:r>
          <w:r>
            <w:fldChar w:fldCharType="end"/>
          </w:r>
        </w:p>
        <w:p w14:paraId="20F5B4C5">
          <w:pPr>
            <w:pStyle w:val="10"/>
            <w:tabs>
              <w:tab w:val="right" w:leader="dot" w:pos="8503"/>
            </w:tabs>
            <w:spacing w:line="400" w:lineRule="exact"/>
            <w:rPr>
              <w:rFonts w:hint="eastAsia" w:ascii="宋体" w:hAnsi="宋体" w:cs="宋体"/>
              <w:szCs w:val="28"/>
            </w:rPr>
          </w:pPr>
          <w:r>
            <w:fldChar w:fldCharType="begin"/>
          </w:r>
          <w:r>
            <w:instrText xml:space="preserve"> HYPERLINK \l "_Toc8463" </w:instrText>
          </w:r>
          <w:r>
            <w:fldChar w:fldCharType="separate"/>
          </w:r>
          <w:r>
            <w:rPr>
              <w:rFonts w:hint="eastAsia" w:ascii="宋体" w:hAnsi="宋体" w:cs="宋体"/>
              <w:szCs w:val="28"/>
            </w:rPr>
            <w:t>5.3.1 买卖工具方法</w:t>
          </w:r>
          <w:r>
            <w:rPr>
              <w:rFonts w:hint="eastAsia" w:ascii="宋体" w:hAnsi="宋体" w:cs="宋体"/>
              <w:szCs w:val="28"/>
            </w:rPr>
            <w:tab/>
          </w:r>
          <w:r>
            <w:rPr>
              <w:rFonts w:hint="eastAsia"/>
            </w:rPr>
            <w:fldChar w:fldCharType="begin"/>
          </w:r>
          <w:r>
            <w:rPr>
              <w:rFonts w:hint="eastAsia"/>
            </w:rPr>
            <w:instrText xml:space="preserve"> PAGEREF _Toc8463 \h </w:instrText>
          </w:r>
          <w:r>
            <w:rPr>
              <w:rFonts w:hint="eastAsia"/>
            </w:rPr>
            <w:fldChar w:fldCharType="separate"/>
          </w:r>
          <w:r>
            <w:rPr>
              <w:rFonts w:hint="eastAsia"/>
            </w:rPr>
            <w:t>22</w:t>
          </w:r>
          <w:r>
            <w:rPr>
              <w:rFonts w:hint="eastAsia"/>
            </w:rPr>
            <w:fldChar w:fldCharType="end"/>
          </w:r>
          <w:r>
            <w:rPr>
              <w:rFonts w:hint="eastAsia"/>
            </w:rPr>
            <w:fldChar w:fldCharType="end"/>
          </w:r>
        </w:p>
        <w:p w14:paraId="0D24A2AA">
          <w:pPr>
            <w:pStyle w:val="10"/>
            <w:tabs>
              <w:tab w:val="right" w:leader="dot" w:pos="8503"/>
            </w:tabs>
            <w:spacing w:line="400" w:lineRule="exact"/>
          </w:pPr>
          <w:r>
            <w:fldChar w:fldCharType="begin"/>
          </w:r>
          <w:r>
            <w:instrText xml:space="preserve"> HYPERLINK \l "_Toc19113" </w:instrText>
          </w:r>
          <w:r>
            <w:fldChar w:fldCharType="separate"/>
          </w:r>
          <w:r>
            <w:rPr>
              <w:rFonts w:hint="eastAsia" w:ascii="宋体" w:hAnsi="宋体" w:cs="宋体"/>
              <w:szCs w:val="28"/>
            </w:rPr>
            <w:t>5.3.2 AI交易员初始化</w:t>
          </w:r>
          <w:r>
            <w:rPr>
              <w:rFonts w:hint="eastAsia" w:ascii="宋体" w:hAnsi="宋体" w:cs="宋体"/>
              <w:szCs w:val="28"/>
            </w:rPr>
            <w:tab/>
          </w:r>
          <w:r>
            <w:rPr>
              <w:rFonts w:hint="eastAsia"/>
            </w:rPr>
            <w:fldChar w:fldCharType="begin"/>
          </w:r>
          <w:r>
            <w:rPr>
              <w:rFonts w:hint="eastAsia"/>
            </w:rPr>
            <w:instrText xml:space="preserve"> PAGEREF _Toc19113 \h </w:instrText>
          </w:r>
          <w:r>
            <w:rPr>
              <w:rFonts w:hint="eastAsia"/>
            </w:rPr>
            <w:fldChar w:fldCharType="separate"/>
          </w:r>
          <w:r>
            <w:rPr>
              <w:rFonts w:hint="eastAsia"/>
            </w:rPr>
            <w:t>23</w:t>
          </w:r>
          <w:r>
            <w:rPr>
              <w:rFonts w:hint="eastAsia"/>
            </w:rPr>
            <w:fldChar w:fldCharType="end"/>
          </w:r>
          <w:r>
            <w:rPr>
              <w:rFonts w:hint="eastAsia"/>
            </w:rPr>
            <w:fldChar w:fldCharType="end"/>
          </w:r>
        </w:p>
        <w:p w14:paraId="518116F8">
          <w:pPr>
            <w:pStyle w:val="17"/>
            <w:tabs>
              <w:tab w:val="right" w:leader="dot" w:pos="8503"/>
            </w:tabs>
            <w:spacing w:line="400" w:lineRule="exact"/>
          </w:pPr>
          <w:r>
            <w:fldChar w:fldCharType="begin"/>
          </w:r>
          <w:r>
            <w:instrText xml:space="preserve"> HYPERLINK \l "_Toc10057" </w:instrText>
          </w:r>
          <w:r>
            <w:fldChar w:fldCharType="separate"/>
          </w:r>
          <w:r>
            <w:rPr>
              <w:rFonts w:hint="eastAsia" w:ascii="黑体" w:eastAsia="黑体"/>
            </w:rPr>
            <w:t>5.4 区块链斗兽场模块</w:t>
          </w:r>
          <w:r>
            <w:tab/>
          </w:r>
          <w:r>
            <w:fldChar w:fldCharType="begin"/>
          </w:r>
          <w:r>
            <w:instrText xml:space="preserve"> PAGEREF _Toc10057 \h </w:instrText>
          </w:r>
          <w:r>
            <w:fldChar w:fldCharType="separate"/>
          </w:r>
          <w:r>
            <w:t>23</w:t>
          </w:r>
          <w:r>
            <w:fldChar w:fldCharType="end"/>
          </w:r>
          <w:r>
            <w:fldChar w:fldCharType="end"/>
          </w:r>
        </w:p>
        <w:p w14:paraId="605AFF4F">
          <w:pPr>
            <w:pStyle w:val="10"/>
            <w:tabs>
              <w:tab w:val="right" w:leader="dot" w:pos="8503"/>
            </w:tabs>
            <w:spacing w:line="400" w:lineRule="exact"/>
            <w:rPr>
              <w:rFonts w:hint="eastAsia" w:ascii="宋体" w:hAnsi="宋体" w:cs="宋体"/>
              <w:szCs w:val="28"/>
            </w:rPr>
          </w:pPr>
          <w:r>
            <w:fldChar w:fldCharType="begin"/>
          </w:r>
          <w:r>
            <w:instrText xml:space="preserve"> HYPERLINK \l "_Toc10318" </w:instrText>
          </w:r>
          <w:r>
            <w:fldChar w:fldCharType="separate"/>
          </w:r>
          <w:r>
            <w:rPr>
              <w:rFonts w:hint="eastAsia" w:ascii="宋体" w:hAnsi="宋体" w:cs="宋体"/>
              <w:szCs w:val="28"/>
            </w:rPr>
            <w:t>5.4.1 角色配置与启动</w:t>
          </w:r>
          <w:r>
            <w:rPr>
              <w:rFonts w:hint="eastAsia" w:ascii="宋体" w:hAnsi="宋体" w:cs="宋体"/>
              <w:szCs w:val="28"/>
            </w:rPr>
            <w:tab/>
          </w:r>
          <w:r>
            <w:rPr>
              <w:rFonts w:hint="eastAsia"/>
            </w:rPr>
            <w:fldChar w:fldCharType="begin"/>
          </w:r>
          <w:r>
            <w:rPr>
              <w:rFonts w:hint="eastAsia"/>
            </w:rPr>
            <w:instrText xml:space="preserve"> PAGEREF _Toc10318 \h </w:instrText>
          </w:r>
          <w:r>
            <w:rPr>
              <w:rFonts w:hint="eastAsia"/>
            </w:rPr>
            <w:fldChar w:fldCharType="separate"/>
          </w:r>
          <w:r>
            <w:rPr>
              <w:rFonts w:hint="eastAsia"/>
            </w:rPr>
            <w:t>23</w:t>
          </w:r>
          <w:r>
            <w:rPr>
              <w:rFonts w:hint="eastAsia"/>
            </w:rPr>
            <w:fldChar w:fldCharType="end"/>
          </w:r>
          <w:r>
            <w:rPr>
              <w:rFonts w:hint="eastAsia"/>
            </w:rPr>
            <w:fldChar w:fldCharType="end"/>
          </w:r>
        </w:p>
        <w:p w14:paraId="1E016406">
          <w:pPr>
            <w:pStyle w:val="10"/>
            <w:tabs>
              <w:tab w:val="right" w:leader="dot" w:pos="8503"/>
            </w:tabs>
            <w:spacing w:line="400" w:lineRule="exact"/>
            <w:rPr>
              <w:rFonts w:hint="eastAsia" w:ascii="宋体" w:hAnsi="宋体" w:cs="宋体"/>
              <w:szCs w:val="28"/>
            </w:rPr>
          </w:pPr>
          <w:r>
            <w:fldChar w:fldCharType="begin"/>
          </w:r>
          <w:r>
            <w:instrText xml:space="preserve"> HYPERLINK \l "_Toc14086" </w:instrText>
          </w:r>
          <w:r>
            <w:fldChar w:fldCharType="separate"/>
          </w:r>
          <w:r>
            <w:rPr>
              <w:rFonts w:hint="eastAsia" w:ascii="宋体" w:hAnsi="宋体" w:cs="宋体"/>
              <w:szCs w:val="28"/>
            </w:rPr>
            <w:t>5.4.2 竞争排序与轮转执行</w:t>
          </w:r>
          <w:r>
            <w:rPr>
              <w:rFonts w:hint="eastAsia" w:ascii="宋体" w:hAnsi="宋体" w:cs="宋体"/>
              <w:szCs w:val="28"/>
            </w:rPr>
            <w:tab/>
          </w:r>
          <w:r>
            <w:rPr>
              <w:rFonts w:hint="eastAsia"/>
            </w:rPr>
            <w:fldChar w:fldCharType="begin"/>
          </w:r>
          <w:r>
            <w:rPr>
              <w:rFonts w:hint="eastAsia"/>
            </w:rPr>
            <w:instrText xml:space="preserve"> PAGEREF _Toc14086 \h </w:instrText>
          </w:r>
          <w:r>
            <w:rPr>
              <w:rFonts w:hint="eastAsia"/>
            </w:rPr>
            <w:fldChar w:fldCharType="separate"/>
          </w:r>
          <w:r>
            <w:rPr>
              <w:rFonts w:hint="eastAsia"/>
            </w:rPr>
            <w:t>25</w:t>
          </w:r>
          <w:r>
            <w:rPr>
              <w:rFonts w:hint="eastAsia"/>
            </w:rPr>
            <w:fldChar w:fldCharType="end"/>
          </w:r>
          <w:r>
            <w:rPr>
              <w:rFonts w:hint="eastAsia"/>
            </w:rPr>
            <w:fldChar w:fldCharType="end"/>
          </w:r>
        </w:p>
        <w:p w14:paraId="36670A5B">
          <w:pPr>
            <w:pStyle w:val="10"/>
            <w:tabs>
              <w:tab w:val="right" w:leader="dot" w:pos="8503"/>
            </w:tabs>
            <w:spacing w:line="400" w:lineRule="exact"/>
            <w:rPr>
              <w:rFonts w:hint="eastAsia" w:ascii="宋体" w:hAnsi="宋体" w:cs="宋体"/>
              <w:szCs w:val="28"/>
            </w:rPr>
          </w:pPr>
          <w:r>
            <w:fldChar w:fldCharType="begin"/>
          </w:r>
          <w:r>
            <w:instrText xml:space="preserve"> HYPERLINK \l "_Toc4663" </w:instrText>
          </w:r>
          <w:r>
            <w:fldChar w:fldCharType="separate"/>
          </w:r>
          <w:r>
            <w:rPr>
              <w:rFonts w:hint="eastAsia" w:ascii="宋体" w:hAnsi="宋体" w:cs="宋体"/>
              <w:szCs w:val="28"/>
            </w:rPr>
            <w:t>5.4.3 代币兑换与价格更新</w:t>
          </w:r>
          <w:r>
            <w:rPr>
              <w:rFonts w:hint="eastAsia" w:ascii="宋体" w:hAnsi="宋体" w:cs="宋体"/>
              <w:szCs w:val="28"/>
            </w:rPr>
            <w:tab/>
          </w:r>
          <w:r>
            <w:rPr>
              <w:rFonts w:hint="eastAsia"/>
            </w:rPr>
            <w:fldChar w:fldCharType="begin"/>
          </w:r>
          <w:r>
            <w:rPr>
              <w:rFonts w:hint="eastAsia"/>
            </w:rPr>
            <w:instrText xml:space="preserve"> PAGEREF _Toc4663 \h </w:instrText>
          </w:r>
          <w:r>
            <w:rPr>
              <w:rFonts w:hint="eastAsia"/>
            </w:rPr>
            <w:fldChar w:fldCharType="separate"/>
          </w:r>
          <w:r>
            <w:rPr>
              <w:rFonts w:hint="eastAsia"/>
            </w:rPr>
            <w:t>26</w:t>
          </w:r>
          <w:r>
            <w:rPr>
              <w:rFonts w:hint="eastAsia"/>
            </w:rPr>
            <w:fldChar w:fldCharType="end"/>
          </w:r>
          <w:r>
            <w:rPr>
              <w:rFonts w:hint="eastAsia"/>
            </w:rPr>
            <w:fldChar w:fldCharType="end"/>
          </w:r>
        </w:p>
        <w:p w14:paraId="2A05062C">
          <w:pPr>
            <w:pStyle w:val="10"/>
            <w:tabs>
              <w:tab w:val="right" w:leader="dot" w:pos="8503"/>
            </w:tabs>
            <w:spacing w:line="400" w:lineRule="exact"/>
          </w:pPr>
          <w:r>
            <w:fldChar w:fldCharType="begin"/>
          </w:r>
          <w:r>
            <w:instrText xml:space="preserve"> HYPERLINK \l "_Toc29831" </w:instrText>
          </w:r>
          <w:r>
            <w:fldChar w:fldCharType="separate"/>
          </w:r>
          <w:r>
            <w:rPr>
              <w:rFonts w:hint="eastAsia" w:ascii="宋体" w:hAnsi="宋体" w:cs="宋体"/>
              <w:szCs w:val="28"/>
            </w:rPr>
            <w:t>5.4.4 链上交互与私钥管理</w:t>
          </w:r>
          <w:r>
            <w:rPr>
              <w:rFonts w:hint="eastAsia" w:ascii="宋体" w:hAnsi="宋体" w:cs="宋体"/>
              <w:szCs w:val="28"/>
            </w:rPr>
            <w:tab/>
          </w:r>
          <w:r>
            <w:rPr>
              <w:rFonts w:hint="eastAsia"/>
            </w:rPr>
            <w:fldChar w:fldCharType="begin"/>
          </w:r>
          <w:r>
            <w:rPr>
              <w:rFonts w:hint="eastAsia"/>
            </w:rPr>
            <w:instrText xml:space="preserve"> PAGEREF _Toc29831 \h </w:instrText>
          </w:r>
          <w:r>
            <w:rPr>
              <w:rFonts w:hint="eastAsia"/>
            </w:rPr>
            <w:fldChar w:fldCharType="separate"/>
          </w:r>
          <w:r>
            <w:rPr>
              <w:rFonts w:hint="eastAsia"/>
            </w:rPr>
            <w:t>27</w:t>
          </w:r>
          <w:r>
            <w:rPr>
              <w:rFonts w:hint="eastAsia"/>
            </w:rPr>
            <w:fldChar w:fldCharType="end"/>
          </w:r>
          <w:r>
            <w:rPr>
              <w:rFonts w:hint="eastAsia"/>
            </w:rPr>
            <w:fldChar w:fldCharType="end"/>
          </w:r>
        </w:p>
        <w:p w14:paraId="1DCA99E8">
          <w:pPr>
            <w:pStyle w:val="17"/>
            <w:tabs>
              <w:tab w:val="right" w:leader="dot" w:pos="8503"/>
            </w:tabs>
            <w:spacing w:line="400" w:lineRule="exact"/>
          </w:pPr>
          <w:r>
            <w:fldChar w:fldCharType="begin"/>
          </w:r>
          <w:r>
            <w:instrText xml:space="preserve"> HYPERLINK \l "_Toc5152" </w:instrText>
          </w:r>
          <w:r>
            <w:fldChar w:fldCharType="separate"/>
          </w:r>
          <w:r>
            <w:rPr>
              <w:rFonts w:hint="eastAsia" w:ascii="黑体" w:eastAsia="黑体"/>
            </w:rPr>
            <w:t>5.5 前端与后端的交互</w:t>
          </w:r>
          <w:r>
            <w:tab/>
          </w:r>
          <w:r>
            <w:fldChar w:fldCharType="begin"/>
          </w:r>
          <w:r>
            <w:instrText xml:space="preserve"> PAGEREF _Toc5152 \h </w:instrText>
          </w:r>
          <w:r>
            <w:fldChar w:fldCharType="separate"/>
          </w:r>
          <w:r>
            <w:t>28</w:t>
          </w:r>
          <w:r>
            <w:fldChar w:fldCharType="end"/>
          </w:r>
          <w:r>
            <w:fldChar w:fldCharType="end"/>
          </w:r>
        </w:p>
        <w:p w14:paraId="007F1D8C">
          <w:pPr>
            <w:pStyle w:val="10"/>
            <w:tabs>
              <w:tab w:val="right" w:leader="dot" w:pos="8503"/>
            </w:tabs>
            <w:spacing w:line="400" w:lineRule="exact"/>
            <w:rPr>
              <w:rFonts w:hint="eastAsia" w:ascii="宋体" w:hAnsi="宋体" w:cs="宋体"/>
              <w:szCs w:val="28"/>
            </w:rPr>
          </w:pPr>
          <w:r>
            <w:fldChar w:fldCharType="begin"/>
          </w:r>
          <w:r>
            <w:instrText xml:space="preserve"> HYPERLINK \l "_Toc15149" </w:instrText>
          </w:r>
          <w:r>
            <w:fldChar w:fldCharType="separate"/>
          </w:r>
          <w:r>
            <w:rPr>
              <w:rFonts w:hint="eastAsia" w:ascii="宋体" w:hAnsi="宋体" w:cs="宋体"/>
              <w:szCs w:val="28"/>
            </w:rPr>
            <w:t>5.5.1 实时数据推送</w:t>
          </w:r>
          <w:r>
            <w:rPr>
              <w:rFonts w:hint="eastAsia" w:ascii="宋体" w:hAnsi="宋体" w:cs="宋体"/>
              <w:szCs w:val="28"/>
            </w:rPr>
            <w:tab/>
          </w:r>
          <w:r>
            <w:rPr>
              <w:rFonts w:hint="eastAsia"/>
            </w:rPr>
            <w:fldChar w:fldCharType="begin"/>
          </w:r>
          <w:r>
            <w:rPr>
              <w:rFonts w:hint="eastAsia"/>
            </w:rPr>
            <w:instrText xml:space="preserve"> PAGEREF _Toc15149 \h </w:instrText>
          </w:r>
          <w:r>
            <w:rPr>
              <w:rFonts w:hint="eastAsia"/>
            </w:rPr>
            <w:fldChar w:fldCharType="separate"/>
          </w:r>
          <w:r>
            <w:rPr>
              <w:rFonts w:hint="eastAsia"/>
            </w:rPr>
            <w:t>28</w:t>
          </w:r>
          <w:r>
            <w:rPr>
              <w:rFonts w:hint="eastAsia"/>
            </w:rPr>
            <w:fldChar w:fldCharType="end"/>
          </w:r>
          <w:r>
            <w:rPr>
              <w:rFonts w:hint="eastAsia"/>
            </w:rPr>
            <w:fldChar w:fldCharType="end"/>
          </w:r>
        </w:p>
        <w:p w14:paraId="279D232E">
          <w:pPr>
            <w:pStyle w:val="10"/>
            <w:tabs>
              <w:tab w:val="right" w:leader="dot" w:pos="8503"/>
            </w:tabs>
            <w:spacing w:line="400" w:lineRule="exact"/>
            <w:rPr>
              <w:rFonts w:hint="eastAsia" w:ascii="宋体" w:hAnsi="宋体" w:cs="宋体"/>
              <w:szCs w:val="28"/>
            </w:rPr>
          </w:pPr>
          <w:r>
            <w:fldChar w:fldCharType="begin"/>
          </w:r>
          <w:r>
            <w:instrText xml:space="preserve"> HYPERLINK \l "_Toc26667" </w:instrText>
          </w:r>
          <w:r>
            <w:fldChar w:fldCharType="separate"/>
          </w:r>
          <w:r>
            <w:rPr>
              <w:rFonts w:hint="eastAsia" w:ascii="宋体" w:hAnsi="宋体" w:cs="宋体"/>
              <w:szCs w:val="28"/>
            </w:rPr>
            <w:t>5.5.2 页面组件结构</w:t>
          </w:r>
          <w:r>
            <w:rPr>
              <w:rFonts w:hint="eastAsia" w:ascii="宋体" w:hAnsi="宋体" w:cs="宋体"/>
              <w:szCs w:val="28"/>
            </w:rPr>
            <w:tab/>
          </w:r>
          <w:r>
            <w:rPr>
              <w:rFonts w:hint="eastAsia"/>
            </w:rPr>
            <w:fldChar w:fldCharType="begin"/>
          </w:r>
          <w:r>
            <w:rPr>
              <w:rFonts w:hint="eastAsia"/>
            </w:rPr>
            <w:instrText xml:space="preserve"> PAGEREF _Toc26667 \h </w:instrText>
          </w:r>
          <w:r>
            <w:rPr>
              <w:rFonts w:hint="eastAsia"/>
            </w:rPr>
            <w:fldChar w:fldCharType="separate"/>
          </w:r>
          <w:r>
            <w:rPr>
              <w:rFonts w:hint="eastAsia"/>
            </w:rPr>
            <w:t>28</w:t>
          </w:r>
          <w:r>
            <w:rPr>
              <w:rFonts w:hint="eastAsia"/>
            </w:rPr>
            <w:fldChar w:fldCharType="end"/>
          </w:r>
          <w:r>
            <w:rPr>
              <w:rFonts w:hint="eastAsia"/>
            </w:rPr>
            <w:fldChar w:fldCharType="end"/>
          </w:r>
        </w:p>
        <w:p w14:paraId="525B72B4">
          <w:pPr>
            <w:pStyle w:val="10"/>
            <w:tabs>
              <w:tab w:val="right" w:leader="dot" w:pos="8503"/>
            </w:tabs>
            <w:spacing w:line="400" w:lineRule="exact"/>
          </w:pPr>
          <w:r>
            <w:fldChar w:fldCharType="begin"/>
          </w:r>
          <w:r>
            <w:instrText xml:space="preserve"> HYPERLINK \l "_Toc8116" </w:instrText>
          </w:r>
          <w:r>
            <w:fldChar w:fldCharType="separate"/>
          </w:r>
          <w:r>
            <w:rPr>
              <w:rFonts w:hint="eastAsia" w:ascii="宋体" w:hAnsi="宋体" w:cs="宋体"/>
              <w:szCs w:val="28"/>
            </w:rPr>
            <w:t>5.5.3 配置页面的实现</w:t>
          </w:r>
          <w:r>
            <w:rPr>
              <w:rFonts w:hint="eastAsia" w:ascii="宋体" w:hAnsi="宋体" w:cs="宋体"/>
              <w:szCs w:val="28"/>
            </w:rPr>
            <w:tab/>
          </w:r>
          <w:r>
            <w:rPr>
              <w:rFonts w:hint="eastAsia"/>
            </w:rPr>
            <w:fldChar w:fldCharType="begin"/>
          </w:r>
          <w:r>
            <w:rPr>
              <w:rFonts w:hint="eastAsia"/>
            </w:rPr>
            <w:instrText xml:space="preserve"> PAGEREF _Toc8116 \h </w:instrText>
          </w:r>
          <w:r>
            <w:rPr>
              <w:rFonts w:hint="eastAsia"/>
            </w:rPr>
            <w:fldChar w:fldCharType="separate"/>
          </w:r>
          <w:r>
            <w:rPr>
              <w:rFonts w:hint="eastAsia"/>
            </w:rPr>
            <w:t>28</w:t>
          </w:r>
          <w:r>
            <w:rPr>
              <w:rFonts w:hint="eastAsia"/>
            </w:rPr>
            <w:fldChar w:fldCharType="end"/>
          </w:r>
          <w:r>
            <w:rPr>
              <w:rFonts w:hint="eastAsia"/>
            </w:rPr>
            <w:fldChar w:fldCharType="end"/>
          </w:r>
        </w:p>
        <w:p w14:paraId="194C4450">
          <w:pPr>
            <w:pStyle w:val="17"/>
            <w:tabs>
              <w:tab w:val="right" w:leader="dot" w:pos="8503"/>
            </w:tabs>
            <w:spacing w:line="400" w:lineRule="exact"/>
          </w:pPr>
          <w:r>
            <w:fldChar w:fldCharType="begin"/>
          </w:r>
          <w:r>
            <w:instrText xml:space="preserve"> HYPERLINK \l "_Toc3777" </w:instrText>
          </w:r>
          <w:r>
            <w:fldChar w:fldCharType="separate"/>
          </w:r>
          <w:r>
            <w:rPr>
              <w:rFonts w:hint="eastAsia" w:ascii="黑体" w:eastAsia="黑体"/>
            </w:rPr>
            <w:t>5.6 异常处理与日志</w:t>
          </w:r>
          <w:r>
            <w:tab/>
          </w:r>
          <w:r>
            <w:fldChar w:fldCharType="begin"/>
          </w:r>
          <w:r>
            <w:instrText xml:space="preserve"> PAGEREF _Toc3777 \h </w:instrText>
          </w:r>
          <w:r>
            <w:fldChar w:fldCharType="separate"/>
          </w:r>
          <w:r>
            <w:t>28</w:t>
          </w:r>
          <w:r>
            <w:fldChar w:fldCharType="end"/>
          </w:r>
          <w:r>
            <w:fldChar w:fldCharType="end"/>
          </w:r>
        </w:p>
        <w:p w14:paraId="1DE575D9">
          <w:pPr>
            <w:pStyle w:val="16"/>
            <w:tabs>
              <w:tab w:val="right" w:leader="dot" w:pos="8503"/>
            </w:tabs>
            <w:spacing w:line="400" w:lineRule="exact"/>
          </w:pPr>
          <w:r>
            <w:fldChar w:fldCharType="begin"/>
          </w:r>
          <w:r>
            <w:instrText xml:space="preserve"> HYPERLINK \l "_Toc19729" </w:instrText>
          </w:r>
          <w:r>
            <w:fldChar w:fldCharType="separate"/>
          </w:r>
          <w:r>
            <w:rPr>
              <w:rFonts w:hint="eastAsia" w:ascii="黑体" w:hAnsi="黑体" w:eastAsia="黑体" w:cs="黑体"/>
              <w:sz w:val="28"/>
              <w:szCs w:val="28"/>
            </w:rPr>
            <w:t>6 系统测试与分析</w:t>
          </w:r>
          <w:r>
            <w:tab/>
          </w:r>
          <w:r>
            <w:fldChar w:fldCharType="begin"/>
          </w:r>
          <w:r>
            <w:instrText xml:space="preserve"> PAGEREF _Toc19729 \h </w:instrText>
          </w:r>
          <w:r>
            <w:fldChar w:fldCharType="separate"/>
          </w:r>
          <w:r>
            <w:t>29</w:t>
          </w:r>
          <w:r>
            <w:fldChar w:fldCharType="end"/>
          </w:r>
          <w:r>
            <w:fldChar w:fldCharType="end"/>
          </w:r>
        </w:p>
        <w:p w14:paraId="06E6D5EF">
          <w:pPr>
            <w:pStyle w:val="17"/>
            <w:tabs>
              <w:tab w:val="right" w:leader="dot" w:pos="8503"/>
            </w:tabs>
            <w:spacing w:line="400" w:lineRule="exact"/>
          </w:pPr>
          <w:r>
            <w:fldChar w:fldCharType="begin"/>
          </w:r>
          <w:r>
            <w:instrText xml:space="preserve"> HYPERLINK \l "_Toc19050" </w:instrText>
          </w:r>
          <w:r>
            <w:fldChar w:fldCharType="separate"/>
          </w:r>
          <w:r>
            <w:rPr>
              <w:rFonts w:hint="eastAsia" w:ascii="黑体" w:eastAsia="黑体"/>
            </w:rPr>
            <w:t>6.1 测试环境</w:t>
          </w:r>
          <w:r>
            <w:tab/>
          </w:r>
          <w:r>
            <w:fldChar w:fldCharType="begin"/>
          </w:r>
          <w:r>
            <w:instrText xml:space="preserve"> PAGEREF _Toc19050 \h </w:instrText>
          </w:r>
          <w:r>
            <w:fldChar w:fldCharType="separate"/>
          </w:r>
          <w:r>
            <w:t>29</w:t>
          </w:r>
          <w:r>
            <w:fldChar w:fldCharType="end"/>
          </w:r>
          <w:r>
            <w:fldChar w:fldCharType="end"/>
          </w:r>
        </w:p>
        <w:p w14:paraId="60A9EBF8">
          <w:pPr>
            <w:pStyle w:val="17"/>
            <w:tabs>
              <w:tab w:val="right" w:leader="dot" w:pos="8503"/>
            </w:tabs>
            <w:spacing w:line="400" w:lineRule="exact"/>
          </w:pPr>
          <w:r>
            <w:fldChar w:fldCharType="begin"/>
          </w:r>
          <w:r>
            <w:instrText xml:space="preserve"> HYPERLINK \l "_Toc22894" </w:instrText>
          </w:r>
          <w:r>
            <w:fldChar w:fldCharType="separate"/>
          </w:r>
          <w:r>
            <w:rPr>
              <w:rFonts w:hint="eastAsia" w:ascii="黑体" w:eastAsia="黑体"/>
            </w:rPr>
            <w:t>6.2 股票辅助交易功能测试</w:t>
          </w:r>
          <w:r>
            <w:tab/>
          </w:r>
          <w:r>
            <w:fldChar w:fldCharType="begin"/>
          </w:r>
          <w:r>
            <w:instrText xml:space="preserve"> PAGEREF _Toc22894 \h </w:instrText>
          </w:r>
          <w:r>
            <w:fldChar w:fldCharType="separate"/>
          </w:r>
          <w:r>
            <w:t>29</w:t>
          </w:r>
          <w:r>
            <w:fldChar w:fldCharType="end"/>
          </w:r>
          <w:r>
            <w:fldChar w:fldCharType="end"/>
          </w:r>
        </w:p>
        <w:p w14:paraId="71CE6122">
          <w:pPr>
            <w:pStyle w:val="10"/>
            <w:tabs>
              <w:tab w:val="right" w:leader="dot" w:pos="8503"/>
            </w:tabs>
            <w:spacing w:line="400" w:lineRule="exact"/>
            <w:rPr>
              <w:rFonts w:hint="eastAsia" w:ascii="宋体" w:hAnsi="宋体" w:cs="宋体"/>
              <w:szCs w:val="28"/>
            </w:rPr>
          </w:pPr>
          <w:r>
            <w:fldChar w:fldCharType="begin"/>
          </w:r>
          <w:r>
            <w:instrText xml:space="preserve"> HYPERLINK \l "_Toc18281" </w:instrText>
          </w:r>
          <w:r>
            <w:fldChar w:fldCharType="separate"/>
          </w:r>
          <w:r>
            <w:rPr>
              <w:rFonts w:hint="eastAsia" w:ascii="宋体" w:hAnsi="宋体" w:cs="宋体"/>
              <w:szCs w:val="28"/>
            </w:rPr>
            <w:t>6.2.1 行情数据展示</w:t>
          </w:r>
          <w:r>
            <w:rPr>
              <w:rFonts w:hint="eastAsia" w:ascii="宋体" w:hAnsi="宋体" w:cs="宋体"/>
              <w:szCs w:val="28"/>
            </w:rPr>
            <w:tab/>
          </w:r>
          <w:r>
            <w:rPr>
              <w:rFonts w:hint="eastAsia"/>
            </w:rPr>
            <w:fldChar w:fldCharType="begin"/>
          </w:r>
          <w:r>
            <w:rPr>
              <w:rFonts w:hint="eastAsia"/>
            </w:rPr>
            <w:instrText xml:space="preserve"> PAGEREF _Toc18281 \h </w:instrText>
          </w:r>
          <w:r>
            <w:rPr>
              <w:rFonts w:hint="eastAsia"/>
            </w:rPr>
            <w:fldChar w:fldCharType="separate"/>
          </w:r>
          <w:r>
            <w:rPr>
              <w:rFonts w:hint="eastAsia"/>
            </w:rPr>
            <w:t>29</w:t>
          </w:r>
          <w:r>
            <w:rPr>
              <w:rFonts w:hint="eastAsia"/>
            </w:rPr>
            <w:fldChar w:fldCharType="end"/>
          </w:r>
          <w:r>
            <w:rPr>
              <w:rFonts w:hint="eastAsia"/>
            </w:rPr>
            <w:fldChar w:fldCharType="end"/>
          </w:r>
        </w:p>
        <w:p w14:paraId="15713F9A">
          <w:pPr>
            <w:pStyle w:val="10"/>
            <w:tabs>
              <w:tab w:val="right" w:leader="dot" w:pos="8503"/>
            </w:tabs>
            <w:spacing w:line="400" w:lineRule="exact"/>
            <w:rPr>
              <w:rFonts w:hint="eastAsia" w:ascii="宋体" w:hAnsi="宋体" w:cs="宋体"/>
              <w:szCs w:val="28"/>
            </w:rPr>
          </w:pPr>
          <w:r>
            <w:fldChar w:fldCharType="begin"/>
          </w:r>
          <w:r>
            <w:instrText xml:space="preserve"> HYPERLINK \l "_Toc23513" </w:instrText>
          </w:r>
          <w:r>
            <w:fldChar w:fldCharType="separate"/>
          </w:r>
          <w:r>
            <w:rPr>
              <w:rFonts w:hint="eastAsia" w:ascii="宋体" w:hAnsi="宋体" w:cs="宋体"/>
              <w:szCs w:val="28"/>
            </w:rPr>
            <w:t>6.2.2 AI单次决策过程</w:t>
          </w:r>
          <w:r>
            <w:rPr>
              <w:rFonts w:hint="eastAsia" w:ascii="宋体" w:hAnsi="宋体" w:cs="宋体"/>
              <w:szCs w:val="28"/>
            </w:rPr>
            <w:tab/>
          </w:r>
          <w:r>
            <w:rPr>
              <w:rFonts w:hint="eastAsia"/>
            </w:rPr>
            <w:fldChar w:fldCharType="begin"/>
          </w:r>
          <w:r>
            <w:rPr>
              <w:rFonts w:hint="eastAsia"/>
            </w:rPr>
            <w:instrText xml:space="preserve"> PAGEREF _Toc23513 \h </w:instrText>
          </w:r>
          <w:r>
            <w:rPr>
              <w:rFonts w:hint="eastAsia"/>
            </w:rPr>
            <w:fldChar w:fldCharType="separate"/>
          </w:r>
          <w:r>
            <w:rPr>
              <w:rFonts w:hint="eastAsia"/>
            </w:rPr>
            <w:t>30</w:t>
          </w:r>
          <w:r>
            <w:rPr>
              <w:rFonts w:hint="eastAsia"/>
            </w:rPr>
            <w:fldChar w:fldCharType="end"/>
          </w:r>
          <w:r>
            <w:rPr>
              <w:rFonts w:hint="eastAsia"/>
            </w:rPr>
            <w:fldChar w:fldCharType="end"/>
          </w:r>
        </w:p>
        <w:p w14:paraId="34A1C04D">
          <w:pPr>
            <w:pStyle w:val="10"/>
            <w:tabs>
              <w:tab w:val="right" w:leader="dot" w:pos="8503"/>
            </w:tabs>
            <w:spacing w:line="400" w:lineRule="exact"/>
            <w:rPr>
              <w:rFonts w:hint="eastAsia" w:ascii="宋体" w:hAnsi="宋体" w:cs="宋体"/>
              <w:szCs w:val="28"/>
            </w:rPr>
          </w:pPr>
          <w:r>
            <w:fldChar w:fldCharType="begin"/>
          </w:r>
          <w:r>
            <w:instrText xml:space="preserve"> HYPERLINK \l "_Toc13591" </w:instrText>
          </w:r>
          <w:r>
            <w:fldChar w:fldCharType="separate"/>
          </w:r>
          <w:r>
            <w:rPr>
              <w:rFonts w:hint="eastAsia" w:ascii="宋体" w:hAnsi="宋体" w:cs="宋体"/>
              <w:szCs w:val="28"/>
            </w:rPr>
            <w:t>6.2.3 资产曲线展示</w:t>
          </w:r>
          <w:r>
            <w:rPr>
              <w:rFonts w:hint="eastAsia" w:ascii="宋体" w:hAnsi="宋体" w:cs="宋体"/>
              <w:szCs w:val="28"/>
            </w:rPr>
            <w:tab/>
          </w:r>
          <w:r>
            <w:rPr>
              <w:rFonts w:hint="eastAsia"/>
            </w:rPr>
            <w:fldChar w:fldCharType="begin"/>
          </w:r>
          <w:r>
            <w:rPr>
              <w:rFonts w:hint="eastAsia"/>
            </w:rPr>
            <w:instrText xml:space="preserve"> PAGEREF _Toc13591 \h </w:instrText>
          </w:r>
          <w:r>
            <w:rPr>
              <w:rFonts w:hint="eastAsia"/>
            </w:rPr>
            <w:fldChar w:fldCharType="separate"/>
          </w:r>
          <w:r>
            <w:rPr>
              <w:rFonts w:hint="eastAsia"/>
            </w:rPr>
            <w:t>32</w:t>
          </w:r>
          <w:r>
            <w:rPr>
              <w:rFonts w:hint="eastAsia"/>
            </w:rPr>
            <w:fldChar w:fldCharType="end"/>
          </w:r>
          <w:r>
            <w:rPr>
              <w:rFonts w:hint="eastAsia"/>
            </w:rPr>
            <w:fldChar w:fldCharType="end"/>
          </w:r>
        </w:p>
        <w:p w14:paraId="3C5B1D25">
          <w:pPr>
            <w:pStyle w:val="10"/>
            <w:tabs>
              <w:tab w:val="right" w:leader="dot" w:pos="8503"/>
            </w:tabs>
            <w:spacing w:line="400" w:lineRule="exact"/>
            <w:rPr>
              <w:rFonts w:hint="eastAsia" w:ascii="宋体" w:hAnsi="宋体" w:cs="宋体"/>
              <w:szCs w:val="28"/>
            </w:rPr>
          </w:pPr>
          <w:r>
            <w:fldChar w:fldCharType="begin"/>
          </w:r>
          <w:r>
            <w:instrText xml:space="preserve"> HYPERLINK \l "_Toc4258" </w:instrText>
          </w:r>
          <w:r>
            <w:fldChar w:fldCharType="separate"/>
          </w:r>
          <w:r>
            <w:rPr>
              <w:rFonts w:ascii="宋体" w:hAnsi="宋体" w:cs="宋体"/>
              <w:szCs w:val="28"/>
            </w:rPr>
            <w:t>6.2.</w:t>
          </w:r>
          <w:r>
            <w:rPr>
              <w:rFonts w:hint="eastAsia" w:ascii="宋体" w:hAnsi="宋体" w:cs="宋体"/>
              <w:szCs w:val="28"/>
            </w:rPr>
            <w:t>4</w:t>
          </w:r>
          <w:r>
            <w:rPr>
              <w:rFonts w:ascii="宋体" w:hAnsi="宋体" w:cs="宋体"/>
              <w:szCs w:val="28"/>
            </w:rPr>
            <w:t xml:space="preserve"> 股市行情分析功能验证</w:t>
          </w:r>
          <w:r>
            <w:rPr>
              <w:rFonts w:hint="eastAsia" w:ascii="宋体" w:hAnsi="宋体" w:cs="宋体"/>
              <w:szCs w:val="28"/>
            </w:rPr>
            <w:tab/>
          </w:r>
          <w:r>
            <w:rPr>
              <w:rFonts w:hint="eastAsia"/>
            </w:rPr>
            <w:fldChar w:fldCharType="begin"/>
          </w:r>
          <w:r>
            <w:rPr>
              <w:rFonts w:hint="eastAsia"/>
            </w:rPr>
            <w:instrText xml:space="preserve"> PAGEREF _Toc4258 \h </w:instrText>
          </w:r>
          <w:r>
            <w:rPr>
              <w:rFonts w:hint="eastAsia"/>
            </w:rPr>
            <w:fldChar w:fldCharType="separate"/>
          </w:r>
          <w:r>
            <w:rPr>
              <w:rFonts w:hint="eastAsia"/>
            </w:rPr>
            <w:t>33</w:t>
          </w:r>
          <w:r>
            <w:rPr>
              <w:rFonts w:hint="eastAsia"/>
            </w:rPr>
            <w:fldChar w:fldCharType="end"/>
          </w:r>
          <w:r>
            <w:rPr>
              <w:rFonts w:hint="eastAsia"/>
            </w:rPr>
            <w:fldChar w:fldCharType="end"/>
          </w:r>
        </w:p>
        <w:p w14:paraId="0E79DFBF">
          <w:pPr>
            <w:pStyle w:val="10"/>
            <w:tabs>
              <w:tab w:val="right" w:leader="dot" w:pos="8503"/>
            </w:tabs>
            <w:spacing w:line="400" w:lineRule="exact"/>
          </w:pPr>
          <w:r>
            <w:fldChar w:fldCharType="begin"/>
          </w:r>
          <w:r>
            <w:instrText xml:space="preserve"> HYPERLINK \l "_Toc1885" </w:instrText>
          </w:r>
          <w:r>
            <w:fldChar w:fldCharType="separate"/>
          </w:r>
          <w:r>
            <w:rPr>
              <w:rFonts w:hint="eastAsia" w:ascii="宋体" w:hAnsi="宋体" w:cs="宋体"/>
              <w:szCs w:val="28"/>
            </w:rPr>
            <w:t>6.2.5 交易风险评估功能验证</w:t>
          </w:r>
          <w:r>
            <w:rPr>
              <w:rFonts w:hint="eastAsia" w:ascii="宋体" w:hAnsi="宋体" w:cs="宋体"/>
              <w:szCs w:val="28"/>
            </w:rPr>
            <w:tab/>
          </w:r>
          <w:r>
            <w:rPr>
              <w:rFonts w:hint="eastAsia"/>
            </w:rPr>
            <w:fldChar w:fldCharType="begin"/>
          </w:r>
          <w:r>
            <w:rPr>
              <w:rFonts w:hint="eastAsia"/>
            </w:rPr>
            <w:instrText xml:space="preserve"> PAGEREF _Toc1885 \h </w:instrText>
          </w:r>
          <w:r>
            <w:rPr>
              <w:rFonts w:hint="eastAsia"/>
            </w:rPr>
            <w:fldChar w:fldCharType="separate"/>
          </w:r>
          <w:r>
            <w:rPr>
              <w:rFonts w:hint="eastAsia"/>
            </w:rPr>
            <w:t>34</w:t>
          </w:r>
          <w:r>
            <w:rPr>
              <w:rFonts w:hint="eastAsia"/>
            </w:rPr>
            <w:fldChar w:fldCharType="end"/>
          </w:r>
          <w:r>
            <w:rPr>
              <w:rFonts w:hint="eastAsia"/>
            </w:rPr>
            <w:fldChar w:fldCharType="end"/>
          </w:r>
        </w:p>
        <w:p w14:paraId="74896AEA">
          <w:pPr>
            <w:pStyle w:val="17"/>
            <w:tabs>
              <w:tab w:val="right" w:leader="dot" w:pos="8503"/>
            </w:tabs>
            <w:spacing w:line="400" w:lineRule="exact"/>
          </w:pPr>
          <w:r>
            <w:fldChar w:fldCharType="begin"/>
          </w:r>
          <w:r>
            <w:instrText xml:space="preserve"> HYPERLINK \l "_Toc2435" </w:instrText>
          </w:r>
          <w:r>
            <w:fldChar w:fldCharType="separate"/>
          </w:r>
          <w:r>
            <w:rPr>
              <w:rFonts w:hint="eastAsia" w:ascii="黑体" w:eastAsia="黑体"/>
            </w:rPr>
            <w:t>6.3 区块链斗兽场功能测试</w:t>
          </w:r>
          <w:r>
            <w:tab/>
          </w:r>
          <w:r>
            <w:fldChar w:fldCharType="begin"/>
          </w:r>
          <w:r>
            <w:instrText xml:space="preserve"> PAGEREF _Toc2435 \h </w:instrText>
          </w:r>
          <w:r>
            <w:fldChar w:fldCharType="separate"/>
          </w:r>
          <w:r>
            <w:t>35</w:t>
          </w:r>
          <w:r>
            <w:fldChar w:fldCharType="end"/>
          </w:r>
          <w:r>
            <w:fldChar w:fldCharType="end"/>
          </w:r>
        </w:p>
        <w:p w14:paraId="56D78C9E">
          <w:pPr>
            <w:pStyle w:val="10"/>
            <w:tabs>
              <w:tab w:val="right" w:leader="dot" w:pos="8503"/>
            </w:tabs>
            <w:spacing w:line="400" w:lineRule="exact"/>
            <w:rPr>
              <w:rFonts w:hint="eastAsia" w:ascii="宋体" w:hAnsi="宋体" w:cs="宋体"/>
              <w:szCs w:val="28"/>
            </w:rPr>
          </w:pPr>
          <w:r>
            <w:fldChar w:fldCharType="begin"/>
          </w:r>
          <w:r>
            <w:instrText xml:space="preserve"> HYPERLINK \l "_Toc2239" </w:instrText>
          </w:r>
          <w:r>
            <w:fldChar w:fldCharType="separate"/>
          </w:r>
          <w:r>
            <w:rPr>
              <w:rFonts w:hint="eastAsia" w:ascii="宋体" w:hAnsi="宋体" w:cs="宋体"/>
              <w:szCs w:val="28"/>
            </w:rPr>
            <w:t>6.3.1 斗兽场配置与启动</w:t>
          </w:r>
          <w:r>
            <w:rPr>
              <w:rFonts w:hint="eastAsia" w:ascii="宋体" w:hAnsi="宋体" w:cs="宋体"/>
              <w:szCs w:val="28"/>
            </w:rPr>
            <w:tab/>
          </w:r>
          <w:r>
            <w:rPr>
              <w:rFonts w:hint="eastAsia"/>
            </w:rPr>
            <w:fldChar w:fldCharType="begin"/>
          </w:r>
          <w:r>
            <w:rPr>
              <w:rFonts w:hint="eastAsia"/>
            </w:rPr>
            <w:instrText xml:space="preserve"> PAGEREF _Toc2239 \h </w:instrText>
          </w:r>
          <w:r>
            <w:rPr>
              <w:rFonts w:hint="eastAsia"/>
            </w:rPr>
            <w:fldChar w:fldCharType="separate"/>
          </w:r>
          <w:r>
            <w:rPr>
              <w:rFonts w:hint="eastAsia"/>
            </w:rPr>
            <w:t>35</w:t>
          </w:r>
          <w:r>
            <w:rPr>
              <w:rFonts w:hint="eastAsia"/>
            </w:rPr>
            <w:fldChar w:fldCharType="end"/>
          </w:r>
          <w:r>
            <w:rPr>
              <w:rFonts w:hint="eastAsia"/>
            </w:rPr>
            <w:fldChar w:fldCharType="end"/>
          </w:r>
        </w:p>
        <w:p w14:paraId="263A5BBF">
          <w:pPr>
            <w:pStyle w:val="10"/>
            <w:tabs>
              <w:tab w:val="right" w:leader="dot" w:pos="8503"/>
            </w:tabs>
            <w:spacing w:line="400" w:lineRule="exact"/>
            <w:rPr>
              <w:rFonts w:hint="eastAsia" w:ascii="宋体" w:hAnsi="宋体" w:cs="宋体"/>
              <w:szCs w:val="28"/>
            </w:rPr>
          </w:pPr>
          <w:r>
            <w:fldChar w:fldCharType="begin"/>
          </w:r>
          <w:r>
            <w:instrText xml:space="preserve"> HYPERLINK \l "_Toc4085" </w:instrText>
          </w:r>
          <w:r>
            <w:fldChar w:fldCharType="separate"/>
          </w:r>
          <w:r>
            <w:rPr>
              <w:rFonts w:hint="eastAsia" w:ascii="宋体" w:hAnsi="宋体" w:cs="宋体"/>
              <w:szCs w:val="28"/>
            </w:rPr>
            <w:t>6.3.2 博弈过程与资产变化</w:t>
          </w:r>
          <w:r>
            <w:rPr>
              <w:rFonts w:hint="eastAsia" w:ascii="宋体" w:hAnsi="宋体" w:cs="宋体"/>
              <w:szCs w:val="28"/>
            </w:rPr>
            <w:tab/>
          </w:r>
          <w:r>
            <w:rPr>
              <w:rFonts w:hint="eastAsia"/>
            </w:rPr>
            <w:fldChar w:fldCharType="begin"/>
          </w:r>
          <w:r>
            <w:rPr>
              <w:rFonts w:hint="eastAsia"/>
            </w:rPr>
            <w:instrText xml:space="preserve"> PAGEREF _Toc4085 \h </w:instrText>
          </w:r>
          <w:r>
            <w:rPr>
              <w:rFonts w:hint="eastAsia"/>
            </w:rPr>
            <w:fldChar w:fldCharType="separate"/>
          </w:r>
          <w:r>
            <w:rPr>
              <w:rFonts w:hint="eastAsia"/>
            </w:rPr>
            <w:t>36</w:t>
          </w:r>
          <w:r>
            <w:rPr>
              <w:rFonts w:hint="eastAsia"/>
            </w:rPr>
            <w:fldChar w:fldCharType="end"/>
          </w:r>
          <w:r>
            <w:rPr>
              <w:rFonts w:hint="eastAsia"/>
            </w:rPr>
            <w:fldChar w:fldCharType="end"/>
          </w:r>
        </w:p>
        <w:p w14:paraId="27DE79C4">
          <w:pPr>
            <w:pStyle w:val="10"/>
            <w:tabs>
              <w:tab w:val="right" w:leader="dot" w:pos="8503"/>
            </w:tabs>
            <w:spacing w:line="400" w:lineRule="exact"/>
          </w:pPr>
          <w:r>
            <w:fldChar w:fldCharType="begin"/>
          </w:r>
          <w:r>
            <w:instrText xml:space="preserve"> HYPERLINK \l "_Toc27076" </w:instrText>
          </w:r>
          <w:r>
            <w:fldChar w:fldCharType="separate"/>
          </w:r>
          <w:r>
            <w:rPr>
              <w:rFonts w:hint="eastAsia" w:ascii="宋体" w:hAnsi="宋体" w:cs="宋体"/>
              <w:szCs w:val="28"/>
            </w:rPr>
            <w:t>6.3.3 决策日志与链上记录</w:t>
          </w:r>
          <w:r>
            <w:rPr>
              <w:rFonts w:hint="eastAsia" w:ascii="宋体" w:hAnsi="宋体" w:cs="宋体"/>
              <w:szCs w:val="28"/>
            </w:rPr>
            <w:tab/>
          </w:r>
          <w:r>
            <w:rPr>
              <w:rFonts w:hint="eastAsia"/>
            </w:rPr>
            <w:fldChar w:fldCharType="begin"/>
          </w:r>
          <w:r>
            <w:rPr>
              <w:rFonts w:hint="eastAsia"/>
            </w:rPr>
            <w:instrText xml:space="preserve"> PAGEREF _Toc27076 \h </w:instrText>
          </w:r>
          <w:r>
            <w:rPr>
              <w:rFonts w:hint="eastAsia"/>
            </w:rPr>
            <w:fldChar w:fldCharType="separate"/>
          </w:r>
          <w:r>
            <w:rPr>
              <w:rFonts w:hint="eastAsia"/>
            </w:rPr>
            <w:t>36</w:t>
          </w:r>
          <w:r>
            <w:rPr>
              <w:rFonts w:hint="eastAsia"/>
            </w:rPr>
            <w:fldChar w:fldCharType="end"/>
          </w:r>
          <w:r>
            <w:rPr>
              <w:rFonts w:hint="eastAsia"/>
            </w:rPr>
            <w:fldChar w:fldCharType="end"/>
          </w:r>
        </w:p>
        <w:p w14:paraId="1CF223B4">
          <w:pPr>
            <w:pStyle w:val="17"/>
            <w:tabs>
              <w:tab w:val="right" w:leader="dot" w:pos="8503"/>
            </w:tabs>
            <w:spacing w:line="400" w:lineRule="exact"/>
          </w:pPr>
          <w:r>
            <w:fldChar w:fldCharType="begin"/>
          </w:r>
          <w:r>
            <w:instrText xml:space="preserve"> HYPERLINK \l "_Toc21360" </w:instrText>
          </w:r>
          <w:r>
            <w:fldChar w:fldCharType="separate"/>
          </w:r>
          <w:r>
            <w:rPr>
              <w:rFonts w:hint="eastAsia" w:ascii="黑体" w:eastAsia="黑体"/>
            </w:rPr>
            <w:t>6.4 本章小结</w:t>
          </w:r>
          <w:r>
            <w:tab/>
          </w:r>
          <w:r>
            <w:fldChar w:fldCharType="begin"/>
          </w:r>
          <w:r>
            <w:instrText xml:space="preserve"> PAGEREF _Toc21360 \h </w:instrText>
          </w:r>
          <w:r>
            <w:fldChar w:fldCharType="separate"/>
          </w:r>
          <w:r>
            <w:t>37</w:t>
          </w:r>
          <w:r>
            <w:fldChar w:fldCharType="end"/>
          </w:r>
          <w:r>
            <w:fldChar w:fldCharType="end"/>
          </w:r>
        </w:p>
        <w:p w14:paraId="10507F85">
          <w:pPr>
            <w:pStyle w:val="16"/>
            <w:tabs>
              <w:tab w:val="right" w:leader="dot" w:pos="8503"/>
            </w:tabs>
            <w:spacing w:line="400" w:lineRule="exact"/>
          </w:pPr>
          <w:r>
            <w:fldChar w:fldCharType="begin"/>
          </w:r>
          <w:r>
            <w:instrText xml:space="preserve"> HYPERLINK \l "_Toc8403" </w:instrText>
          </w:r>
          <w:r>
            <w:fldChar w:fldCharType="separate"/>
          </w:r>
          <w:r>
            <w:rPr>
              <w:rFonts w:hint="eastAsia" w:ascii="黑体" w:hAnsi="黑体" w:eastAsia="黑体" w:cs="黑体"/>
              <w:sz w:val="28"/>
              <w:szCs w:val="28"/>
            </w:rPr>
            <w:t>7 总结与展望</w:t>
          </w:r>
          <w:r>
            <w:tab/>
          </w:r>
          <w:r>
            <w:fldChar w:fldCharType="begin"/>
          </w:r>
          <w:r>
            <w:instrText xml:space="preserve"> PAGEREF _Toc8403 \h </w:instrText>
          </w:r>
          <w:r>
            <w:fldChar w:fldCharType="separate"/>
          </w:r>
          <w:r>
            <w:t>38</w:t>
          </w:r>
          <w:r>
            <w:fldChar w:fldCharType="end"/>
          </w:r>
          <w:r>
            <w:fldChar w:fldCharType="end"/>
          </w:r>
        </w:p>
        <w:p w14:paraId="7B38BD99">
          <w:pPr>
            <w:pStyle w:val="17"/>
            <w:tabs>
              <w:tab w:val="right" w:leader="dot" w:pos="8503"/>
            </w:tabs>
            <w:spacing w:line="400" w:lineRule="exact"/>
            <w:rPr>
              <w:rFonts w:hint="eastAsia" w:ascii="宋体" w:hAnsi="宋体" w:cs="宋体"/>
              <w:szCs w:val="28"/>
            </w:rPr>
          </w:pPr>
          <w:r>
            <w:fldChar w:fldCharType="begin"/>
          </w:r>
          <w:r>
            <w:instrText xml:space="preserve"> HYPERLINK \l "_Toc2659" </w:instrText>
          </w:r>
          <w:r>
            <w:fldChar w:fldCharType="separate"/>
          </w:r>
          <w:r>
            <w:rPr>
              <w:rFonts w:hint="eastAsia" w:ascii="宋体" w:hAnsi="宋体" w:cs="宋体"/>
              <w:szCs w:val="28"/>
            </w:rPr>
            <w:t>7.1本文工作总结</w:t>
          </w:r>
          <w:r>
            <w:rPr>
              <w:rFonts w:hint="eastAsia" w:ascii="宋体" w:hAnsi="宋体" w:cs="宋体"/>
              <w:szCs w:val="28"/>
            </w:rPr>
            <w:tab/>
          </w:r>
          <w:r>
            <w:rPr>
              <w:rFonts w:hint="eastAsia"/>
            </w:rPr>
            <w:fldChar w:fldCharType="begin"/>
          </w:r>
          <w:r>
            <w:rPr>
              <w:rFonts w:hint="eastAsia"/>
            </w:rPr>
            <w:instrText xml:space="preserve"> PAGEREF _Toc2659 \h </w:instrText>
          </w:r>
          <w:r>
            <w:rPr>
              <w:rFonts w:hint="eastAsia"/>
            </w:rPr>
            <w:fldChar w:fldCharType="separate"/>
          </w:r>
          <w:r>
            <w:rPr>
              <w:rFonts w:hint="eastAsia"/>
            </w:rPr>
            <w:t>38</w:t>
          </w:r>
          <w:r>
            <w:rPr>
              <w:rFonts w:hint="eastAsia"/>
            </w:rPr>
            <w:fldChar w:fldCharType="end"/>
          </w:r>
          <w:r>
            <w:rPr>
              <w:rFonts w:hint="eastAsia"/>
            </w:rPr>
            <w:fldChar w:fldCharType="end"/>
          </w:r>
        </w:p>
        <w:p w14:paraId="4ACE7DD5">
          <w:pPr>
            <w:pStyle w:val="17"/>
            <w:tabs>
              <w:tab w:val="right" w:leader="dot" w:pos="8503"/>
            </w:tabs>
            <w:spacing w:line="400" w:lineRule="exact"/>
          </w:pPr>
          <w:r>
            <w:fldChar w:fldCharType="begin"/>
          </w:r>
          <w:r>
            <w:instrText xml:space="preserve"> HYPERLINK \l "_Toc17846" </w:instrText>
          </w:r>
          <w:r>
            <w:fldChar w:fldCharType="separate"/>
          </w:r>
          <w:r>
            <w:rPr>
              <w:rFonts w:hint="eastAsia" w:ascii="宋体" w:hAnsi="宋体" w:cs="宋体"/>
              <w:szCs w:val="28"/>
            </w:rPr>
            <w:t>7.2 不足与改进方向</w:t>
          </w:r>
          <w:r>
            <w:rPr>
              <w:rFonts w:hint="eastAsia" w:ascii="宋体" w:hAnsi="宋体" w:cs="宋体"/>
              <w:szCs w:val="28"/>
            </w:rPr>
            <w:tab/>
          </w:r>
          <w:r>
            <w:rPr>
              <w:rFonts w:hint="eastAsia" w:ascii="宋体" w:hAnsi="宋体" w:cs="宋体"/>
              <w:szCs w:val="28"/>
            </w:rPr>
            <w:fldChar w:fldCharType="begin"/>
          </w:r>
          <w:r>
            <w:rPr>
              <w:rFonts w:hint="eastAsia" w:ascii="宋体" w:hAnsi="宋体" w:cs="宋体"/>
              <w:szCs w:val="28"/>
            </w:rPr>
            <w:instrText xml:space="preserve"> PAGEREF _Toc17846 \h </w:instrText>
          </w:r>
          <w:r>
            <w:rPr>
              <w:rFonts w:hint="eastAsia" w:ascii="宋体" w:hAnsi="宋体" w:cs="宋体"/>
              <w:szCs w:val="28"/>
            </w:rPr>
            <w:fldChar w:fldCharType="separate"/>
          </w:r>
          <w:r>
            <w:rPr>
              <w:rFonts w:hint="eastAsia" w:ascii="宋体" w:hAnsi="宋体" w:cs="宋体"/>
              <w:szCs w:val="28"/>
            </w:rPr>
            <w:t>38</w:t>
          </w:r>
          <w:r>
            <w:rPr>
              <w:rFonts w:hint="eastAsia" w:ascii="宋体" w:hAnsi="宋体" w:cs="宋体"/>
              <w:szCs w:val="28"/>
            </w:rPr>
            <w:fldChar w:fldCharType="end"/>
          </w:r>
          <w:r>
            <w:rPr>
              <w:rFonts w:hint="eastAsia" w:ascii="宋体" w:hAnsi="宋体" w:cs="宋体"/>
              <w:szCs w:val="28"/>
            </w:rPr>
            <w:fldChar w:fldCharType="end"/>
          </w:r>
        </w:p>
        <w:p w14:paraId="6EBE39E7">
          <w:pPr>
            <w:pStyle w:val="16"/>
            <w:tabs>
              <w:tab w:val="right" w:leader="dot" w:pos="8503"/>
            </w:tabs>
            <w:spacing w:line="400" w:lineRule="exact"/>
          </w:pPr>
          <w:r>
            <w:fldChar w:fldCharType="begin"/>
          </w:r>
          <w:r>
            <w:instrText xml:space="preserve"> HYPERLINK \l "_Toc9251" </w:instrText>
          </w:r>
          <w:r>
            <w:fldChar w:fldCharType="separate"/>
          </w:r>
          <w:r>
            <w:rPr>
              <w:rFonts w:hint="eastAsia" w:ascii="黑体" w:hAnsi="黑体" w:eastAsia="黑体" w:cs="黑体"/>
              <w:sz w:val="28"/>
              <w:szCs w:val="28"/>
            </w:rPr>
            <w:t>致  谢</w:t>
          </w:r>
          <w:r>
            <w:tab/>
          </w:r>
          <w:r>
            <w:fldChar w:fldCharType="begin"/>
          </w:r>
          <w:r>
            <w:instrText xml:space="preserve"> PAGEREF _Toc9251 \h </w:instrText>
          </w:r>
          <w:r>
            <w:fldChar w:fldCharType="separate"/>
          </w:r>
          <w:r>
            <w:t>42</w:t>
          </w:r>
          <w:r>
            <w:fldChar w:fldCharType="end"/>
          </w:r>
          <w:r>
            <w:fldChar w:fldCharType="end"/>
          </w:r>
        </w:p>
        <w:p w14:paraId="12C057D8">
          <w:pPr>
            <w:pStyle w:val="16"/>
            <w:tabs>
              <w:tab w:val="right" w:leader="dot" w:pos="8503"/>
            </w:tabs>
            <w:spacing w:line="400" w:lineRule="exact"/>
          </w:pPr>
          <w:r>
            <w:fldChar w:fldCharType="begin"/>
          </w:r>
          <w:r>
            <w:instrText xml:space="preserve"> HYPERLINK \l "_Toc11868" </w:instrText>
          </w:r>
          <w:r>
            <w:fldChar w:fldCharType="separate"/>
          </w:r>
          <w:r>
            <w:rPr>
              <w:rFonts w:hint="eastAsia" w:ascii="黑体" w:hAnsi="黑体" w:eastAsia="黑体" w:cs="黑体"/>
              <w:sz w:val="28"/>
              <w:szCs w:val="28"/>
            </w:rPr>
            <w:t>原创性声明</w:t>
          </w:r>
          <w:r>
            <w:tab/>
          </w:r>
          <w:r>
            <w:fldChar w:fldCharType="begin"/>
          </w:r>
          <w:r>
            <w:instrText xml:space="preserve"> PAGEREF _Toc11868 \h </w:instrText>
          </w:r>
          <w:r>
            <w:fldChar w:fldCharType="separate"/>
          </w:r>
          <w:r>
            <w:t>43</w:t>
          </w:r>
          <w:r>
            <w:fldChar w:fldCharType="end"/>
          </w:r>
          <w:r>
            <w:fldChar w:fldCharType="end"/>
          </w:r>
        </w:p>
        <w:p w14:paraId="77F6B5EF">
          <w:pPr>
            <w:pStyle w:val="16"/>
            <w:tabs>
              <w:tab w:val="right" w:leader="dot" w:pos="8503"/>
            </w:tabs>
            <w:spacing w:line="400" w:lineRule="exact"/>
          </w:pPr>
          <w:r>
            <w:fldChar w:fldCharType="begin"/>
          </w:r>
          <w:r>
            <w:instrText xml:space="preserve"> HYPERLINK \l "_Toc23334" </w:instrText>
          </w:r>
          <w:r>
            <w:fldChar w:fldCharType="separate"/>
          </w:r>
          <w:r>
            <w:rPr>
              <w:rFonts w:hint="eastAsia" w:ascii="黑体" w:hAnsi="黑体" w:eastAsia="黑体" w:cs="黑体"/>
              <w:sz w:val="28"/>
              <w:szCs w:val="28"/>
            </w:rPr>
            <w:t>使用授权书</w:t>
          </w:r>
          <w:r>
            <w:tab/>
          </w:r>
          <w:r>
            <w:fldChar w:fldCharType="begin"/>
          </w:r>
          <w:r>
            <w:instrText xml:space="preserve"> PAGEREF _Toc23334 \h </w:instrText>
          </w:r>
          <w:r>
            <w:fldChar w:fldCharType="separate"/>
          </w:r>
          <w:r>
            <w:t>43</w:t>
          </w:r>
          <w:r>
            <w:fldChar w:fldCharType="end"/>
          </w:r>
          <w:r>
            <w:fldChar w:fldCharType="end"/>
          </w:r>
        </w:p>
        <w:p w14:paraId="4EAE8211">
          <w:pPr>
            <w:sectPr>
              <w:footerReference r:id="rId12" w:type="default"/>
              <w:pgSz w:w="11906" w:h="16838"/>
              <w:pgMar w:top="1701" w:right="1418" w:bottom="1418" w:left="1418" w:header="907" w:footer="851" w:gutter="567"/>
              <w:cols w:space="720" w:num="1"/>
              <w:docGrid w:type="lines" w:linePitch="312" w:charSpace="0"/>
            </w:sectPr>
          </w:pPr>
          <w:r>
            <w:fldChar w:fldCharType="end"/>
          </w:r>
        </w:p>
        <w:p w14:paraId="17C0A3EA">
          <w:pPr>
            <w:sectPr>
              <w:headerReference r:id="rId13" w:type="default"/>
              <w:footerReference r:id="rId14" w:type="default"/>
              <w:type w:val="continuous"/>
              <w:pgSz w:w="11906" w:h="16838"/>
              <w:pgMar w:top="1701" w:right="1418" w:bottom="1418" w:left="1418" w:header="907" w:footer="851" w:gutter="567"/>
              <w:pgNumType w:start="50"/>
              <w:cols w:space="720" w:num="1"/>
              <w:docGrid w:type="lines" w:linePitch="312" w:charSpace="0"/>
            </w:sectPr>
          </w:pPr>
        </w:p>
        <w:p w14:paraId="545D0466"/>
      </w:sdtContent>
    </w:sdt>
    <w:p w14:paraId="0F7EA655">
      <w:pPr>
        <w:spacing w:line="400" w:lineRule="exact"/>
        <w:jc w:val="center"/>
        <w:outlineLvl w:val="0"/>
        <w:rPr>
          <w:rFonts w:ascii="黑体" w:eastAsia="黑体"/>
          <w:sz w:val="32"/>
        </w:rPr>
      </w:pPr>
      <w:bookmarkStart w:id="2" w:name="_Toc25002"/>
      <w:r>
        <w:rPr>
          <w:rFonts w:hint="eastAsia" w:ascii="黑体" w:eastAsia="黑体"/>
          <w:sz w:val="32"/>
        </w:rPr>
        <w:t>1 绪论</w:t>
      </w:r>
      <w:bookmarkEnd w:id="2"/>
    </w:p>
    <w:p w14:paraId="08BFC63A">
      <w:pPr>
        <w:spacing w:line="400" w:lineRule="exact"/>
        <w:jc w:val="center"/>
        <w:outlineLvl w:val="0"/>
        <w:rPr>
          <w:rFonts w:ascii="黑体" w:eastAsia="黑体"/>
          <w:szCs w:val="21"/>
        </w:rPr>
      </w:pPr>
    </w:p>
    <w:p w14:paraId="40244D27">
      <w:pPr>
        <w:pStyle w:val="11"/>
        <w:spacing w:line="400" w:lineRule="exact"/>
        <w:outlineLvl w:val="1"/>
        <w:rPr>
          <w:rFonts w:hint="eastAsia" w:hAnsi="宋体"/>
        </w:rPr>
      </w:pPr>
      <w:bookmarkStart w:id="3" w:name="_Toc4979"/>
      <w:r>
        <w:rPr>
          <w:rFonts w:hint="eastAsia" w:ascii="黑体" w:eastAsia="黑体"/>
          <w:sz w:val="30"/>
        </w:rPr>
        <w:t>1.1</w:t>
      </w:r>
      <w:r>
        <w:rPr>
          <w:rFonts w:ascii="黑体" w:eastAsia="黑体"/>
          <w:sz w:val="30"/>
        </w:rPr>
        <w:t xml:space="preserve"> </w:t>
      </w:r>
      <w:r>
        <w:rPr>
          <w:rFonts w:hint="eastAsia" w:ascii="黑体" w:eastAsia="黑体"/>
          <w:sz w:val="30"/>
        </w:rPr>
        <w:t>研究背景与意义</w:t>
      </w:r>
      <w:bookmarkEnd w:id="3"/>
    </w:p>
    <w:p w14:paraId="4BB09FD8">
      <w:pPr>
        <w:spacing w:line="400" w:lineRule="exact"/>
        <w:ind w:firstLine="480" w:firstLineChars="200"/>
        <w:rPr>
          <w:sz w:val="24"/>
        </w:rPr>
      </w:pPr>
      <w:r>
        <w:rPr>
          <w:rFonts w:hint="eastAsia"/>
          <w:sz w:val="24"/>
        </w:rPr>
        <w:t>2024年下半年，彭博社的一则新闻报道阐述：在三个月内，一些对冲基金企业的</w:t>
      </w:r>
      <w:r>
        <w:rPr>
          <w:sz w:val="24"/>
        </w:rPr>
        <w:t>GPT</w:t>
      </w:r>
      <w:r>
        <w:rPr>
          <w:rFonts w:hint="eastAsia"/>
          <w:sz w:val="24"/>
        </w:rPr>
        <w:t>-4调用量提升了接近四倍，以Balyasny Asset Management、Two Sigma Investments为代表的基金正竞相将ChatGPT应用于日常研究与投资流程</w:t>
      </w:r>
      <w:r>
        <w:rPr>
          <w:rFonts w:hint="eastAsia"/>
          <w:sz w:val="24"/>
          <w:vertAlign w:val="superscript"/>
        </w:rPr>
        <w:t>[1]</w:t>
      </w:r>
      <w:r>
        <w:rPr>
          <w:rFonts w:hint="eastAsia"/>
          <w:sz w:val="24"/>
        </w:rPr>
        <w:t>；并且桥水基金（Bridgewater）宣布了成立规模超过20亿美元的机器学习基金，其模型来源包括OpenAI、Anthropic等</w:t>
      </w:r>
      <w:r>
        <w:rPr>
          <w:rFonts w:hint="eastAsia"/>
          <w:sz w:val="24"/>
          <w:vertAlign w:val="superscript"/>
        </w:rPr>
        <w:t>[2]</w:t>
      </w:r>
      <w:r>
        <w:rPr>
          <w:rFonts w:hint="eastAsia"/>
          <w:sz w:val="24"/>
        </w:rPr>
        <w:t>。这些激增的</w:t>
      </w:r>
      <w:r>
        <w:rPr>
          <w:sz w:val="24"/>
        </w:rPr>
        <w:t>token</w:t>
      </w:r>
      <w:r>
        <w:rPr>
          <w:rFonts w:hint="eastAsia"/>
          <w:sz w:val="24"/>
        </w:rPr>
        <w:t>数并不是简单地用来编写周报，而是直接用于生成交易策略。由此可见 ，在金融分析领域，大语言模型正在从边缘工具逐渐向着核心的交易决策环节靠拢。</w:t>
      </w:r>
    </w:p>
    <w:p w14:paraId="51F0F0AB">
      <w:pPr>
        <w:spacing w:line="400" w:lineRule="atLeast"/>
        <w:ind w:firstLine="480" w:firstLineChars="200"/>
        <w:rPr>
          <w:sz w:val="24"/>
        </w:rPr>
      </w:pPr>
      <w:r>
        <w:rPr>
          <w:rFonts w:hint="eastAsia"/>
          <w:sz w:val="24"/>
        </w:rPr>
        <w:t>摩根大通在2023年启动的indexGPT项目更是直接印证了这一趋势</w:t>
      </w:r>
      <w:r>
        <w:rPr>
          <w:rFonts w:hint="eastAsia"/>
          <w:sz w:val="24"/>
          <w:vertAlign w:val="superscript"/>
        </w:rPr>
        <w:t>[3]</w:t>
      </w:r>
      <w:r>
        <w:rPr>
          <w:rFonts w:hint="eastAsia"/>
          <w:sz w:val="24"/>
        </w:rPr>
        <w:t>，从其招聘要求可以推测，该项目的目标是搭建一个能够理解市场数据并独立执行操作的智能系统。要构建从信息到执行的端到端交易系统，存在着许多阻碍，其中最绕不开的就是安全问题。2023年Euler Finance作为备受信赖的去中心化借贷协议，仅仅因为智能合约漏洞，就遭到攻击，损失了高达1.97亿美金</w:t>
      </w:r>
      <w:r>
        <w:rPr>
          <w:rFonts w:hint="eastAsia"/>
          <w:sz w:val="24"/>
          <w:vertAlign w:val="superscript"/>
        </w:rPr>
        <w:t>[4]</w:t>
      </w:r>
      <w:r>
        <w:rPr>
          <w:rFonts w:hint="eastAsia"/>
          <w:sz w:val="24"/>
        </w:rPr>
        <w:t>，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34DA9BD">
      <w:pPr>
        <w:spacing w:line="400" w:lineRule="exact"/>
        <w:ind w:firstLine="480" w:firstLineChars="200"/>
        <w:rPr>
          <w:sz w:val="24"/>
        </w:rPr>
      </w:pPr>
      <w:r>
        <w:rPr>
          <w:rFonts w:hint="eastAsia"/>
          <w:sz w:val="24"/>
        </w:rPr>
        <w:t>这两重障碍牵引出了一个明确的需求。一个模拟的实验环境，既能向模型开放完整交易能力，又能将风险边界限制在系统内部，本课题的落脚点即在此。</w:t>
      </w:r>
    </w:p>
    <w:p w14:paraId="7575746D">
      <w:pPr>
        <w:spacing w:line="400" w:lineRule="exact"/>
        <w:ind w:firstLine="480" w:firstLineChars="200"/>
        <w:rPr>
          <w:sz w:val="24"/>
        </w:rPr>
      </w:pPr>
      <w:r>
        <w:rPr>
          <w:rFonts w:hint="eastAsia"/>
          <w:sz w:val="24"/>
        </w:rPr>
        <w:t>本系统由三层架构组成：第一层为模拟交易所，它提供查询行情与买卖交易的功能。所有交易仅在本地数据库中记账，不触达真实市场。第二层是多</w:t>
      </w:r>
      <w:r>
        <w:rPr>
          <w:sz w:val="24"/>
        </w:rPr>
        <w:t>Agent</w:t>
      </w:r>
      <w:r>
        <w:rPr>
          <w:rFonts w:hint="eastAsia"/>
          <w:sz w:val="24"/>
        </w:rPr>
        <w:t>决策层，基于</w:t>
      </w:r>
      <w:r>
        <w:rPr>
          <w:sz w:val="24"/>
        </w:rPr>
        <w:t>LangChain</w:t>
      </w:r>
      <w:r>
        <w:rPr>
          <w:rFonts w:hint="eastAsia"/>
          <w:sz w:val="24"/>
        </w:rPr>
        <w:t>4</w:t>
      </w:r>
      <w:r>
        <w:rPr>
          <w:sz w:val="24"/>
        </w:rPr>
        <w:t>j</w:t>
      </w:r>
      <w:r>
        <w:rPr>
          <w:rFonts w:hint="eastAsia"/>
          <w:sz w:val="24"/>
        </w:rPr>
        <w:t>框架驱动三个模型，它们可以持有不同风险偏好。这些模型读取相同的市场数据，自主决定买卖或观望，构造指令由第一层执行。</w:t>
      </w:r>
    </w:p>
    <w:p w14:paraId="36005F5A">
      <w:pPr>
        <w:spacing w:line="400" w:lineRule="exact"/>
        <w:ind w:firstLine="480" w:firstLineChars="200"/>
        <w:rPr>
          <w:sz w:val="24"/>
        </w:rPr>
      </w:pPr>
      <w:r>
        <w:rPr>
          <w:rFonts w:hint="eastAsia"/>
          <w:sz w:val="24"/>
        </w:rPr>
        <w:t>第三层是本地的测试区块链，笔者在测试链上部署了最简约的</w:t>
      </w:r>
      <w:r>
        <w:rPr>
          <w:sz w:val="24"/>
        </w:rPr>
        <w:t>ERC</w:t>
      </w:r>
      <w:r>
        <w:rPr>
          <w:rFonts w:hint="eastAsia"/>
          <w:sz w:val="24"/>
        </w:rPr>
        <w:t>-20代币合约。为了让</w:t>
      </w:r>
      <w:r>
        <w:rPr>
          <w:sz w:val="24"/>
        </w:rPr>
        <w:t>AI</w:t>
      </w:r>
      <w:r>
        <w:rPr>
          <w:rFonts w:hint="eastAsia"/>
          <w:sz w:val="24"/>
        </w:rPr>
        <w:t>能够在风险可控的环境下博弈，笔者专门设计了一个名为“斗兽场”的端到端试验环境。在这个环境里，三位</w:t>
      </w:r>
      <w:r>
        <w:rPr>
          <w:sz w:val="24"/>
        </w:rPr>
        <w:t>AI</w:t>
      </w:r>
      <w:r>
        <w:rPr>
          <w:rFonts w:hint="eastAsia"/>
          <w:sz w:val="24"/>
        </w:rPr>
        <w:t>交易员持有一定初始资金，在去中心化的代币池中不断循环、相互交易。所有代币的价值由链下公式根据供需动态决定，既避免了真实</w:t>
      </w:r>
      <w:r>
        <w:rPr>
          <w:sz w:val="24"/>
        </w:rPr>
        <w:t>Gasfee</w:t>
      </w:r>
      <w:r>
        <w:rPr>
          <w:rFonts w:hint="eastAsia"/>
          <w:sz w:val="24"/>
        </w:rPr>
        <w:t>对策略执行的干扰，又能观察</w:t>
      </w:r>
      <w:r>
        <w:rPr>
          <w:sz w:val="24"/>
        </w:rPr>
        <w:t>AI</w:t>
      </w:r>
      <w:r>
        <w:rPr>
          <w:rFonts w:hint="eastAsia"/>
          <w:sz w:val="24"/>
        </w:rPr>
        <w:t>在零和博弈下的决策思路。</w:t>
      </w:r>
    </w:p>
    <w:p w14:paraId="4756CCF2">
      <w:pPr>
        <w:spacing w:line="400" w:lineRule="exact"/>
        <w:ind w:firstLine="480" w:firstLineChars="200"/>
        <w:rPr>
          <w:rFonts w:hint="eastAsia" w:asciiTheme="majorEastAsia" w:hAnsiTheme="majorEastAsia" w:eastAsiaTheme="majorEastAsia" w:cstheme="majorEastAsia"/>
          <w:sz w:val="24"/>
        </w:rPr>
      </w:pPr>
      <w:r>
        <w:rPr>
          <w:rFonts w:hint="eastAsia"/>
          <w:sz w:val="24"/>
        </w:rPr>
        <w:t>在AI时代，本系统可以为金融工作者提供一个没有风险的实践平台；同时，也能够体现AI在相同市场、不同风险偏好下，决策和收益的差异，这对投资者用户可以起到一定的参考作用。</w:t>
      </w:r>
    </w:p>
    <w:p w14:paraId="6801442A">
      <w:pPr>
        <w:pStyle w:val="11"/>
        <w:spacing w:line="400" w:lineRule="exact"/>
        <w:outlineLvl w:val="1"/>
        <w:rPr>
          <w:rFonts w:ascii="Times New Roman" w:hAnsi="Times New Roman"/>
          <w:sz w:val="24"/>
        </w:rPr>
      </w:pPr>
      <w:bookmarkStart w:id="4" w:name="_Toc1404"/>
      <w:r>
        <w:rPr>
          <w:rFonts w:hint="eastAsia" w:ascii="黑体" w:eastAsia="黑体"/>
          <w:sz w:val="30"/>
        </w:rPr>
        <w:t xml:space="preserve">1.2 </w:t>
      </w:r>
      <w:commentRangeStart w:id="1"/>
      <w:r>
        <w:rPr>
          <w:rFonts w:hint="eastAsia" w:ascii="黑体" w:eastAsia="黑体"/>
          <w:sz w:val="30"/>
        </w:rPr>
        <w:t>国内外研究现状</w:t>
      </w:r>
      <w:bookmarkEnd w:id="4"/>
      <w:commentRangeEnd w:id="1"/>
      <w:r>
        <w:rPr>
          <w:rStyle w:val="31"/>
          <w:rFonts w:ascii="Times New Roman" w:hAnsi="Times New Roman"/>
          <w:sz w:val="24"/>
          <w:szCs w:val="24"/>
        </w:rPr>
        <w:commentReference w:id="1"/>
      </w:r>
    </w:p>
    <w:p w14:paraId="13A100D0">
      <w:pPr>
        <w:spacing w:line="400" w:lineRule="exact"/>
        <w:outlineLvl w:val="2"/>
        <w:rPr>
          <w:rFonts w:hint="eastAsia" w:ascii="黑体" w:hAnsi="黑体" w:eastAsia="黑体" w:cs="黑体"/>
          <w:sz w:val="28"/>
          <w:szCs w:val="28"/>
        </w:rPr>
      </w:pPr>
      <w:bookmarkStart w:id="5" w:name="_Toc23268"/>
      <w:r>
        <w:rPr>
          <w:rFonts w:hint="eastAsia" w:ascii="黑体" w:hAnsi="黑体" w:eastAsia="黑体" w:cs="黑体"/>
          <w:sz w:val="28"/>
          <w:szCs w:val="28"/>
        </w:rPr>
        <w:t>1.2.1大语言模型在金融领域的应用</w:t>
      </w:r>
      <w:bookmarkEnd w:id="5"/>
    </w:p>
    <w:p w14:paraId="64B0AF5F">
      <w:pPr>
        <w:spacing w:line="400" w:lineRule="exact"/>
        <w:ind w:firstLine="480" w:firstLineChars="200"/>
        <w:rPr>
          <w:rFonts w:hint="eastAsia"/>
          <w:sz w:val="24"/>
        </w:rPr>
      </w:pPr>
      <w:r>
        <w:rPr>
          <w:rFonts w:hint="eastAsia"/>
          <w:sz w:val="24"/>
          <w:lang w:val="en-US" w:eastAsia="zh-CN"/>
        </w:rPr>
        <w:t>AI在</w:t>
      </w:r>
      <w:r>
        <w:rPr>
          <w:rFonts w:hint="eastAsia"/>
          <w:sz w:val="24"/>
        </w:rPr>
        <w:t>金融垂直</w:t>
      </w:r>
      <w:r>
        <w:rPr>
          <w:rFonts w:hint="eastAsia"/>
          <w:sz w:val="24"/>
          <w:lang w:eastAsia="zh-CN"/>
        </w:rPr>
        <w:t>领域的</w:t>
      </w:r>
      <w:r>
        <w:rPr>
          <w:rFonts w:hint="eastAsia"/>
          <w:sz w:val="24"/>
        </w:rPr>
        <w:t>探索</w:t>
      </w:r>
      <w:r>
        <w:rPr>
          <w:rFonts w:hint="eastAsia"/>
          <w:sz w:val="24"/>
          <w:lang w:eastAsia="zh-CN"/>
        </w:rPr>
        <w:t>，</w:t>
      </w:r>
      <w:r>
        <w:rPr>
          <w:rFonts w:hint="eastAsia"/>
          <w:sz w:val="24"/>
        </w:rPr>
        <w:t>早期研究主要</w:t>
      </w:r>
      <w:r>
        <w:rPr>
          <w:rFonts w:hint="eastAsia"/>
          <w:sz w:val="24"/>
          <w:lang w:eastAsia="zh-CN"/>
        </w:rPr>
        <w:t>是</w:t>
      </w:r>
      <w:r>
        <w:rPr>
          <w:rFonts w:hint="eastAsia"/>
          <w:sz w:val="24"/>
        </w:rPr>
        <w:t>通用模型的指令微调。Yang等人在2023年提出的</w:t>
      </w:r>
      <w:r>
        <w:rPr>
          <w:rFonts w:hint="default"/>
          <w:sz w:val="24"/>
        </w:rPr>
        <w:t>FinGPT</w:t>
      </w:r>
      <w:r>
        <w:rPr>
          <w:rFonts w:hint="eastAsia"/>
          <w:sz w:val="24"/>
        </w:rPr>
        <w:t>框架，</w:t>
      </w:r>
      <w:r>
        <w:rPr>
          <w:rFonts w:hint="eastAsia"/>
          <w:sz w:val="24"/>
          <w:lang w:eastAsia="zh-CN"/>
        </w:rPr>
        <w:t>就</w:t>
      </w:r>
      <w:r>
        <w:rPr>
          <w:rFonts w:hint="eastAsia"/>
          <w:sz w:val="24"/>
        </w:rPr>
        <w:t>验证了轻量化模型（如LLaMA、ChatGLM）</w:t>
      </w:r>
      <w:r>
        <w:rPr>
          <w:rFonts w:hint="eastAsia"/>
          <w:sz w:val="24"/>
          <w:lang w:eastAsia="zh-CN"/>
        </w:rPr>
        <w:t>用</w:t>
      </w:r>
      <w:r>
        <w:rPr>
          <w:rFonts w:hint="eastAsia"/>
          <w:sz w:val="24"/>
        </w:rPr>
        <w:t>金融数据</w:t>
      </w:r>
      <w:r>
        <w:rPr>
          <w:rFonts w:hint="eastAsia"/>
          <w:sz w:val="24"/>
          <w:lang w:eastAsia="zh-CN"/>
        </w:rPr>
        <w:t>进行</w:t>
      </w:r>
      <w:r>
        <w:rPr>
          <w:rFonts w:hint="eastAsia"/>
          <w:sz w:val="24"/>
        </w:rPr>
        <w:t>微调的</w:t>
      </w:r>
      <w:r>
        <w:rPr>
          <w:rFonts w:hint="eastAsia"/>
          <w:sz w:val="24"/>
          <w:lang w:eastAsia="zh-CN"/>
        </w:rPr>
        <w:t>工程</w:t>
      </w:r>
      <w:r>
        <w:rPr>
          <w:rFonts w:hint="eastAsia"/>
          <w:sz w:val="24"/>
        </w:rPr>
        <w:t>可行性</w:t>
      </w:r>
      <w:r>
        <w:rPr>
          <w:rFonts w:hint="eastAsia"/>
          <w:sz w:val="24"/>
          <w:vertAlign w:val="superscript"/>
        </w:rPr>
        <w:t>[5]</w:t>
      </w:r>
      <w:r>
        <w:rPr>
          <w:rFonts w:hint="eastAsia"/>
          <w:sz w:val="24"/>
        </w:rPr>
        <w:t>。这类工作</w:t>
      </w:r>
      <w:r>
        <w:rPr>
          <w:rFonts w:hint="eastAsia"/>
          <w:sz w:val="24"/>
          <w:lang w:eastAsia="zh-CN"/>
        </w:rPr>
        <w:t>表明</w:t>
      </w:r>
      <w:r>
        <w:rPr>
          <w:rFonts w:hint="eastAsia"/>
          <w:sz w:val="24"/>
        </w:rPr>
        <w:t>了</w:t>
      </w:r>
      <w:r>
        <w:rPr>
          <w:rFonts w:hint="eastAsia"/>
          <w:sz w:val="24"/>
          <w:lang w:eastAsia="zh-CN"/>
        </w:rPr>
        <w:t>在</w:t>
      </w:r>
      <w:r>
        <w:rPr>
          <w:rFonts w:hint="eastAsia"/>
          <w:sz w:val="24"/>
          <w:lang w:val="en-US" w:eastAsia="zh-CN"/>
        </w:rPr>
        <w:t>prompt中</w:t>
      </w:r>
      <w:r>
        <w:rPr>
          <w:rFonts w:hint="eastAsia"/>
          <w:sz w:val="24"/>
        </w:rPr>
        <w:t>注入金融</w:t>
      </w:r>
      <w:r>
        <w:rPr>
          <w:rFonts w:hint="eastAsia"/>
          <w:sz w:val="24"/>
          <w:lang w:eastAsia="zh-CN"/>
        </w:rPr>
        <w:t>情感分析</w:t>
      </w:r>
      <w:r>
        <w:rPr>
          <w:rFonts w:hint="eastAsia"/>
          <w:sz w:val="24"/>
        </w:rPr>
        <w:t>、财报数据</w:t>
      </w:r>
      <w:r>
        <w:rPr>
          <w:rFonts w:hint="eastAsia"/>
          <w:sz w:val="24"/>
          <w:lang w:eastAsia="zh-CN"/>
        </w:rPr>
        <w:t>和</w:t>
      </w:r>
      <w:r>
        <w:rPr>
          <w:rFonts w:hint="eastAsia"/>
          <w:sz w:val="24"/>
        </w:rPr>
        <w:t>社交媒体舆情，小模型</w:t>
      </w:r>
      <w:r>
        <w:rPr>
          <w:rFonts w:hint="eastAsia"/>
          <w:sz w:val="24"/>
          <w:lang w:eastAsia="zh-CN"/>
        </w:rPr>
        <w:t>也</w:t>
      </w:r>
      <w:r>
        <w:rPr>
          <w:rFonts w:hint="eastAsia"/>
          <w:sz w:val="24"/>
        </w:rPr>
        <w:t>能具备敏锐的市场感知力。</w:t>
      </w:r>
    </w:p>
    <w:p w14:paraId="2C59501B">
      <w:pPr>
        <w:spacing w:line="400" w:lineRule="exact"/>
        <w:ind w:firstLine="480" w:firstLineChars="200"/>
        <w:rPr>
          <w:rFonts w:hint="eastAsia"/>
          <w:sz w:val="24"/>
        </w:rPr>
      </w:pPr>
      <w:r>
        <w:rPr>
          <w:rFonts w:hint="eastAsia"/>
          <w:sz w:val="24"/>
        </w:rPr>
        <w:t>随着</w:t>
      </w:r>
      <w:r>
        <w:rPr>
          <w:rFonts w:hint="eastAsia"/>
          <w:sz w:val="24"/>
          <w:lang w:eastAsia="zh-CN"/>
        </w:rPr>
        <w:t>对大模型</w:t>
      </w:r>
      <w:r>
        <w:rPr>
          <w:rFonts w:hint="eastAsia"/>
          <w:sz w:val="24"/>
        </w:rPr>
        <w:t>研究的深入</w:t>
      </w:r>
      <w:r>
        <w:rPr>
          <w:rFonts w:hint="eastAsia"/>
          <w:sz w:val="24"/>
          <w:lang w:eastAsia="zh-CN"/>
        </w:rPr>
        <w:t>，金融领域大模型也实现了从单轮对话到长期记忆的演进。</w:t>
      </w:r>
      <w:r>
        <w:rPr>
          <w:rFonts w:hint="eastAsia"/>
          <w:sz w:val="24"/>
        </w:rPr>
        <w:t>2023年推出的</w:t>
      </w:r>
      <w:r>
        <w:rPr>
          <w:rFonts w:hint="default"/>
          <w:sz w:val="24"/>
        </w:rPr>
        <w:t>TradingGPT</w:t>
      </w:r>
      <w:r>
        <w:rPr>
          <w:rFonts w:hint="eastAsia"/>
          <w:sz w:val="24"/>
        </w:rPr>
        <w:t>引入了分层记忆模块（Layered Memory Module），使Agent在外汇与股票交易任务中能够</w:t>
      </w:r>
      <w:r>
        <w:rPr>
          <w:rFonts w:hint="eastAsia"/>
          <w:sz w:val="24"/>
          <w:lang w:eastAsia="zh-CN"/>
        </w:rPr>
        <w:t>吸取</w:t>
      </w:r>
      <w:r>
        <w:rPr>
          <w:rFonts w:hint="eastAsia"/>
          <w:sz w:val="24"/>
        </w:rPr>
        <w:t>历史</w:t>
      </w:r>
      <w:r>
        <w:rPr>
          <w:rFonts w:hint="eastAsia"/>
          <w:sz w:val="24"/>
          <w:lang w:eastAsia="zh-CN"/>
        </w:rPr>
        <w:t>的经验</w:t>
      </w:r>
      <w:r>
        <w:rPr>
          <w:rFonts w:hint="eastAsia"/>
          <w:sz w:val="24"/>
        </w:rPr>
        <w:t>，其量化表现显著优于传统的Baselin</w:t>
      </w:r>
      <w:r>
        <w:rPr>
          <w:rFonts w:hint="eastAsia"/>
          <w:sz w:val="24"/>
          <w:lang w:val="en-US" w:eastAsia="zh-CN"/>
        </w:rPr>
        <w:t>e</w:t>
      </w:r>
      <w:r>
        <w:rPr>
          <w:rFonts w:hint="eastAsia"/>
          <w:sz w:val="24"/>
        </w:rPr>
        <w:t>模型</w:t>
      </w:r>
      <w:r>
        <w:rPr>
          <w:rFonts w:hint="eastAsia"/>
          <w:sz w:val="24"/>
          <w:vertAlign w:val="superscript"/>
        </w:rPr>
        <w:t>[6]</w:t>
      </w:r>
      <w:r>
        <w:rPr>
          <w:rFonts w:hint="eastAsia"/>
          <w:sz w:val="24"/>
        </w:rPr>
        <w:t>。</w:t>
      </w:r>
    </w:p>
    <w:p w14:paraId="16FAA50E">
      <w:pPr>
        <w:spacing w:line="400" w:lineRule="exact"/>
        <w:ind w:firstLine="480" w:firstLineChars="200"/>
        <w:rPr>
          <w:rFonts w:hint="eastAsia"/>
          <w:sz w:val="24"/>
          <w:lang w:eastAsia="zh-CN"/>
        </w:rPr>
      </w:pPr>
      <w:r>
        <w:rPr>
          <w:rFonts w:hint="eastAsia"/>
          <w:sz w:val="24"/>
          <w:lang w:eastAsia="zh-CN"/>
        </w:rPr>
        <w:t>虽然上述学术成果在模拟评测中表现优异，是十分有价值的工作基础，但其共同的局限性在于其“交易行为”始终停留在理论模拟和离线的测试阶段。而且现有的金融A</w:t>
      </w:r>
      <w:r>
        <w:rPr>
          <w:rFonts w:hint="eastAsia"/>
          <w:sz w:val="24"/>
          <w:lang w:val="en-US" w:eastAsia="zh-CN"/>
        </w:rPr>
        <w:t>gent大</w:t>
      </w:r>
      <w:r>
        <w:rPr>
          <w:rFonts w:hint="eastAsia"/>
          <w:sz w:val="24"/>
          <w:lang w:eastAsia="zh-CN"/>
        </w:rPr>
        <w:t>多被当作“投资顾问”而不是独立的交易员，都未能打通“信息-推理-执行”的端到端闭环。在缺乏适配API的现状下，部分研究试图让Agent通过操作浏览器或者编写Selenium自动化脚本来执行交易。这种模式看起来可行，但在并发量高、可靠性要求极高的金融场景下，会容易因为网页变动或脚本接口变动导致任务执行失败。因此，构建一套体系化、标准化的</w:t>
      </w:r>
      <w:r>
        <w:rPr>
          <w:rFonts w:hint="eastAsia"/>
          <w:sz w:val="24"/>
          <w:lang w:val="en-US" w:eastAsia="zh-CN"/>
        </w:rPr>
        <w:t>Agent</w:t>
      </w:r>
      <w:r>
        <w:rPr>
          <w:rFonts w:hint="eastAsia"/>
          <w:sz w:val="24"/>
          <w:lang w:eastAsia="zh-CN"/>
        </w:rPr>
        <w:t>工具链，是金融Agent走向实战的重要前置条件。</w:t>
      </w:r>
    </w:p>
    <w:p w14:paraId="43D4B08E">
      <w:pPr>
        <w:spacing w:line="400" w:lineRule="exact"/>
        <w:jc w:val="left"/>
        <w:rPr>
          <w:rFonts w:hint="eastAsia" w:ascii="黑体" w:hAnsi="黑体" w:eastAsia="黑体" w:cs="黑体"/>
          <w:sz w:val="28"/>
          <w:szCs w:val="28"/>
        </w:rPr>
      </w:pPr>
      <w:r>
        <w:rPr>
          <w:rFonts w:hint="eastAsia" w:ascii="黑体" w:hAnsi="黑体" w:eastAsia="黑体" w:cs="黑体"/>
          <w:sz w:val="28"/>
          <w:szCs w:val="28"/>
        </w:rPr>
        <w:t>1.2.2模拟区块链的交易平台</w:t>
      </w:r>
    </w:p>
    <w:p w14:paraId="670A0D21">
      <w:pPr>
        <w:spacing w:line="400" w:lineRule="exact"/>
        <w:ind w:firstLine="480" w:firstLineChars="200"/>
        <w:rPr>
          <w:rFonts w:hint="eastAsia"/>
          <w:sz w:val="24"/>
          <w:lang w:eastAsia="zh-CN"/>
        </w:rPr>
      </w:pPr>
      <w:r>
        <w:rPr>
          <w:rFonts w:hint="eastAsia"/>
          <w:sz w:val="24"/>
          <w:lang w:eastAsia="zh-CN"/>
        </w:rPr>
        <w:t>日渐完善的的区块链技术为去中心化交易所的模拟研究提供了重要的底层环境。</w:t>
      </w:r>
    </w:p>
    <w:p w14:paraId="1AAF10B3">
      <w:pPr>
        <w:spacing w:line="400" w:lineRule="exact"/>
        <w:ind w:firstLine="480" w:firstLineChars="200"/>
        <w:rPr>
          <w:rFonts w:hint="eastAsia"/>
          <w:sz w:val="24"/>
          <w:lang w:val="en-US" w:eastAsia="zh-CN"/>
        </w:rPr>
      </w:pPr>
      <w:r>
        <w:rPr>
          <w:rFonts w:hint="eastAsia"/>
          <w:sz w:val="24"/>
        </w:rPr>
        <w:t>2022年发表于IEEE</w:t>
      </w:r>
      <w:r>
        <w:rPr>
          <w:rFonts w:hint="eastAsia"/>
          <w:sz w:val="24"/>
          <w:lang w:val="en-US" w:eastAsia="zh-CN"/>
        </w:rPr>
        <w:t xml:space="preserve"> </w:t>
      </w:r>
      <w:r>
        <w:rPr>
          <w:rFonts w:hint="eastAsia"/>
          <w:sz w:val="24"/>
        </w:rPr>
        <w:t>Xplore的论文《SlipSwap》</w:t>
      </w:r>
      <w:r>
        <w:rPr>
          <w:rFonts w:hint="eastAsia"/>
          <w:sz w:val="24"/>
          <w:lang w:eastAsia="zh-CN"/>
        </w:rPr>
        <w:t>尤其</w:t>
      </w:r>
      <w:r>
        <w:rPr>
          <w:rFonts w:hint="eastAsia"/>
          <w:sz w:val="24"/>
        </w:rPr>
        <w:t>具有代表性</w:t>
      </w:r>
      <w:r>
        <w:rPr>
          <w:rFonts w:hint="eastAsia"/>
          <w:sz w:val="24"/>
          <w:vertAlign w:val="superscript"/>
        </w:rPr>
        <w:t>[7]</w:t>
      </w:r>
      <w:r>
        <w:rPr>
          <w:rFonts w:hint="eastAsia"/>
          <w:sz w:val="24"/>
          <w:lang w:eastAsia="zh-CN"/>
        </w:rPr>
        <w:t>，该工作的试验环境直接由</w:t>
      </w:r>
      <w:r>
        <w:rPr>
          <w:rFonts w:hint="eastAsia"/>
          <w:sz w:val="24"/>
        </w:rPr>
        <w:t>以太坊测试工具Ganache</w:t>
      </w:r>
      <w:r>
        <w:rPr>
          <w:rFonts w:hint="eastAsia"/>
          <w:sz w:val="24"/>
          <w:lang w:eastAsia="zh-CN"/>
        </w:rPr>
        <w:t>一键</w:t>
      </w:r>
      <w:r>
        <w:rPr>
          <w:rFonts w:hint="eastAsia"/>
          <w:sz w:val="24"/>
        </w:rPr>
        <w:t>搭建，</w:t>
      </w:r>
      <w:r>
        <w:rPr>
          <w:rFonts w:hint="eastAsia"/>
          <w:sz w:val="24"/>
          <w:lang w:eastAsia="zh-CN"/>
        </w:rPr>
        <w:t>同时在自动化做市商公式的基础上编写智能合约</w:t>
      </w:r>
      <w:r>
        <w:rPr>
          <w:rFonts w:hint="eastAsia"/>
          <w:sz w:val="24"/>
        </w:rPr>
        <w:t>，</w:t>
      </w:r>
      <w:r>
        <w:rPr>
          <w:rFonts w:hint="eastAsia"/>
          <w:sz w:val="24"/>
          <w:lang w:eastAsia="zh-CN"/>
        </w:rPr>
        <w:t>数据源选用</w:t>
      </w:r>
      <w:r>
        <w:rPr>
          <w:rFonts w:hint="eastAsia"/>
          <w:sz w:val="24"/>
          <w:lang w:val="en-US" w:eastAsia="zh-CN"/>
        </w:rPr>
        <w:t>Binance的历史回放。该工作精细地复现了链上的流动性枯竭、三明治攻击以及滑点损耗等区块链金融现象。</w:t>
      </w:r>
    </w:p>
    <w:p w14:paraId="4C4CA4E1">
      <w:pPr>
        <w:spacing w:line="400" w:lineRule="exact"/>
        <w:ind w:firstLine="480" w:firstLineChars="200"/>
        <w:rPr>
          <w:rFonts w:hint="eastAsia" w:ascii="宋体" w:hAnsi="宋体" w:cs="宋体"/>
          <w:sz w:val="24"/>
          <w:szCs w:val="24"/>
          <w:lang w:eastAsia="zh-CN"/>
        </w:rPr>
      </w:pPr>
      <w:r>
        <w:rPr>
          <w:rFonts w:hint="eastAsia"/>
          <w:sz w:val="24"/>
          <w:lang w:val="en-US" w:eastAsia="zh-CN"/>
        </w:rPr>
        <w:t>在另一类研究中，研究者意在通过对极端交易环境的模拟，评估智能合约的抗风险能力。例如</w:t>
      </w:r>
      <w:r>
        <w:rPr>
          <w:rFonts w:hint="eastAsia"/>
          <w:sz w:val="24"/>
        </w:rPr>
        <w:t>《Agent-Based Modeling of Blockchain Decentralized Financial Protocols》一文</w:t>
      </w:r>
      <w:r>
        <w:rPr>
          <w:rFonts w:hint="eastAsia"/>
          <w:sz w:val="24"/>
          <w:vertAlign w:val="superscript"/>
          <w:lang w:val="en-US" w:eastAsia="zh-CN"/>
        </w:rPr>
        <w:t>[8]</w:t>
      </w:r>
      <w:r>
        <w:rPr>
          <w:rFonts w:hint="eastAsia"/>
          <w:sz w:val="24"/>
          <w:lang w:val="en-US" w:eastAsia="zh-CN"/>
        </w:rPr>
        <w:t>。</w:t>
      </w:r>
      <w:r>
        <w:rPr>
          <w:rFonts w:hint="eastAsia"/>
          <w:sz w:val="24"/>
          <w:lang w:eastAsia="zh-CN"/>
        </w:rPr>
        <w:t>该工作是以</w:t>
      </w:r>
      <w:r>
        <w:rPr>
          <w:rFonts w:hint="eastAsia"/>
          <w:sz w:val="24"/>
          <w:lang w:val="en-US" w:eastAsia="zh-CN"/>
        </w:rPr>
        <w:t>Uniswap去中心化交易所为工程底座，构建了</w:t>
      </w:r>
      <w:r>
        <w:rPr>
          <w:rFonts w:ascii="宋体" w:hAnsi="宋体" w:eastAsia="宋体" w:cs="宋体"/>
          <w:sz w:val="24"/>
          <w:szCs w:val="24"/>
        </w:rPr>
        <w:t>抢跑者</w:t>
      </w:r>
      <w:r>
        <w:rPr>
          <w:rFonts w:hint="eastAsia"/>
          <w:sz w:val="24"/>
        </w:rPr>
        <w:t>（Front-runner）</w:t>
      </w:r>
      <w:r>
        <w:rPr>
          <w:rFonts w:ascii="宋体" w:hAnsi="宋体" w:eastAsia="宋体" w:cs="宋体"/>
          <w:sz w:val="24"/>
          <w:szCs w:val="24"/>
        </w:rPr>
        <w:t>与套利者</w:t>
      </w:r>
      <w:r>
        <w:rPr>
          <w:rFonts w:hint="eastAsia"/>
          <w:sz w:val="24"/>
          <w:lang w:eastAsia="zh-CN"/>
        </w:rPr>
        <w:t>（</w:t>
      </w:r>
      <w:r>
        <w:rPr>
          <w:rFonts w:hint="eastAsia"/>
          <w:sz w:val="24"/>
        </w:rPr>
        <w:t>Arbitrageurs</w:t>
      </w:r>
      <w:r>
        <w:rPr>
          <w:rFonts w:hint="eastAsia"/>
          <w:sz w:val="24"/>
          <w:lang w:eastAsia="zh-CN"/>
        </w:rPr>
        <w:t>）</w:t>
      </w:r>
      <w:r>
        <w:rPr>
          <w:rFonts w:ascii="宋体" w:hAnsi="宋体" w:eastAsia="宋体" w:cs="宋体"/>
          <w:sz w:val="24"/>
          <w:szCs w:val="24"/>
        </w:rPr>
        <w:t>等不同角色的主体</w:t>
      </w:r>
      <w:r>
        <w:rPr>
          <w:rFonts w:hint="eastAsia" w:ascii="宋体" w:hAnsi="宋体" w:cs="宋体"/>
          <w:sz w:val="24"/>
          <w:szCs w:val="24"/>
          <w:lang w:eastAsia="zh-CN"/>
        </w:rPr>
        <w:t>，重点研究了在真实市场压力以及恶意套利环境下，</w:t>
      </w:r>
      <w:r>
        <w:rPr>
          <w:rFonts w:ascii="宋体" w:hAnsi="宋体" w:eastAsia="宋体" w:cs="宋体"/>
          <w:sz w:val="24"/>
          <w:szCs w:val="24"/>
        </w:rPr>
        <w:t>点对交易滑落和协议利润分配的实际影响</w:t>
      </w:r>
      <w:r>
        <w:rPr>
          <w:rFonts w:hint="eastAsia" w:ascii="宋体" w:hAnsi="宋体" w:cs="宋体"/>
          <w:sz w:val="24"/>
          <w:szCs w:val="24"/>
          <w:lang w:eastAsia="zh-CN"/>
        </w:rPr>
        <w:t>。</w:t>
      </w:r>
    </w:p>
    <w:p w14:paraId="417D8292">
      <w:pPr>
        <w:spacing w:line="400" w:lineRule="exact"/>
        <w:ind w:firstLine="480" w:firstLineChars="200"/>
        <w:rPr>
          <w:rFonts w:hint="eastAsia" w:ascii="宋体" w:hAnsi="宋体" w:cs="宋体"/>
          <w:sz w:val="24"/>
          <w:szCs w:val="24"/>
          <w:lang w:eastAsia="zh-CN"/>
        </w:rPr>
      </w:pPr>
      <w:r>
        <w:rPr>
          <w:rFonts w:hint="eastAsia"/>
          <w:sz w:val="24"/>
          <w:lang w:val="en-US" w:eastAsia="zh-CN"/>
        </w:rPr>
        <w:t>但是，上述的研究都存在一个共同缺陷，它们执行交易的主体存在局限。比如，</w:t>
      </w:r>
      <w:r>
        <w:rPr>
          <w:rFonts w:hint="eastAsia"/>
          <w:sz w:val="24"/>
        </w:rPr>
        <w:t>《SlipSwap》</w:t>
      </w:r>
      <w:r>
        <w:rPr>
          <w:rFonts w:hint="eastAsia"/>
          <w:sz w:val="24"/>
          <w:lang w:eastAsia="zh-CN"/>
        </w:rPr>
        <w:t>中使用固定的脚本回放</w:t>
      </w:r>
      <w:r>
        <w:rPr>
          <w:rFonts w:hint="eastAsia"/>
          <w:sz w:val="24"/>
          <w:lang w:val="en-US" w:eastAsia="zh-CN"/>
        </w:rPr>
        <w:t>Binance的历史数据。</w:t>
      </w:r>
      <w:r>
        <w:rPr>
          <w:rFonts w:hint="eastAsia"/>
          <w:sz w:val="24"/>
        </w:rPr>
        <w:t>《Agent-Based Modeling of Blockchain Decentralized Financial Protocols》</w:t>
      </w:r>
      <w:r>
        <w:rPr>
          <w:rFonts w:hint="eastAsia"/>
          <w:sz w:val="24"/>
          <w:lang w:eastAsia="zh-CN"/>
        </w:rPr>
        <w:t>中的</w:t>
      </w:r>
      <w:r>
        <w:rPr>
          <w:rFonts w:hint="eastAsia"/>
          <w:sz w:val="24"/>
        </w:rPr>
        <w:t>Front-runner</w:t>
      </w:r>
      <w:r>
        <w:rPr>
          <w:rFonts w:hint="eastAsia"/>
          <w:sz w:val="24"/>
          <w:lang w:eastAsia="zh-CN"/>
        </w:rPr>
        <w:t>是利用触发式的脚本监听大额交易，地以更高的</w:t>
      </w:r>
      <w:r>
        <w:rPr>
          <w:rFonts w:hint="eastAsia"/>
          <w:sz w:val="24"/>
          <w:lang w:val="en-US" w:eastAsia="zh-CN"/>
        </w:rPr>
        <w:t>Gas Fee发起新</w:t>
      </w:r>
      <w:r>
        <w:rPr>
          <w:rFonts w:hint="eastAsia"/>
          <w:sz w:val="24"/>
          <w:lang w:eastAsia="zh-CN"/>
        </w:rPr>
        <w:t>交易；</w:t>
      </w:r>
      <w:r>
        <w:rPr>
          <w:rFonts w:hint="eastAsia"/>
          <w:sz w:val="24"/>
        </w:rPr>
        <w:t>Arbitrageurs</w:t>
      </w:r>
      <w:r>
        <w:rPr>
          <w:rFonts w:hint="eastAsia"/>
          <w:sz w:val="24"/>
          <w:lang w:eastAsia="zh-CN"/>
        </w:rPr>
        <w:t>则是一个确定性的数学优化算法，监听流动池中的价格，满足套利条件则触发买入或卖出指令。这些工作的行为主体都依赖于硬编码的脚本或者算法，它们的</w:t>
      </w:r>
      <w:r>
        <w:rPr>
          <w:rFonts w:ascii="宋体" w:hAnsi="宋体" w:eastAsia="宋体" w:cs="宋体"/>
          <w:sz w:val="24"/>
          <w:szCs w:val="24"/>
        </w:rPr>
        <w:t>交易逻辑是死板</w:t>
      </w:r>
      <w:r>
        <w:rPr>
          <w:rFonts w:hint="eastAsia" w:ascii="宋体" w:hAnsi="宋体" w:cs="宋体"/>
          <w:sz w:val="24"/>
          <w:szCs w:val="24"/>
          <w:lang w:eastAsia="zh-CN"/>
        </w:rPr>
        <w:t>的</w:t>
      </w:r>
      <w:r>
        <w:rPr>
          <w:rFonts w:ascii="宋体" w:hAnsi="宋体" w:eastAsia="宋体" w:cs="宋体"/>
          <w:sz w:val="24"/>
          <w:szCs w:val="24"/>
        </w:rPr>
        <w:t>线性的，它们无法像</w:t>
      </w:r>
      <w:r>
        <w:rPr>
          <w:rFonts w:hint="eastAsia" w:ascii="宋体" w:hAnsi="宋体" w:cs="宋体"/>
          <w:sz w:val="24"/>
          <w:szCs w:val="24"/>
          <w:lang w:eastAsia="zh-CN"/>
        </w:rPr>
        <w:t>真正的</w:t>
      </w:r>
      <w:r>
        <w:rPr>
          <w:rFonts w:ascii="宋体" w:hAnsi="宋体" w:eastAsia="宋体" w:cs="宋体"/>
          <w:sz w:val="24"/>
          <w:szCs w:val="24"/>
        </w:rPr>
        <w:t>交易员一样应对复杂的市场</w:t>
      </w:r>
      <w:r>
        <w:rPr>
          <w:rFonts w:hint="eastAsia" w:ascii="宋体" w:hAnsi="宋体" w:cs="宋体"/>
          <w:sz w:val="24"/>
          <w:szCs w:val="24"/>
          <w:lang w:eastAsia="zh-CN"/>
        </w:rPr>
        <w:t>情况</w:t>
      </w:r>
      <w:r>
        <w:rPr>
          <w:rFonts w:ascii="宋体" w:hAnsi="宋体" w:eastAsia="宋体" w:cs="宋体"/>
          <w:sz w:val="24"/>
          <w:szCs w:val="24"/>
        </w:rPr>
        <w:t>，更不具备深层的推理</w:t>
      </w:r>
      <w:r>
        <w:rPr>
          <w:rFonts w:hint="eastAsia" w:ascii="宋体" w:hAnsi="宋体" w:cs="宋体"/>
          <w:sz w:val="24"/>
          <w:szCs w:val="24"/>
          <w:lang w:eastAsia="zh-CN"/>
        </w:rPr>
        <w:t>决策</w:t>
      </w:r>
      <w:r>
        <w:rPr>
          <w:rFonts w:ascii="宋体" w:hAnsi="宋体" w:eastAsia="宋体" w:cs="宋体"/>
          <w:sz w:val="24"/>
          <w:szCs w:val="24"/>
        </w:rPr>
        <w:t>能力</w:t>
      </w:r>
      <w:r>
        <w:rPr>
          <w:rFonts w:hint="eastAsia" w:ascii="宋体" w:hAnsi="宋体" w:cs="宋体"/>
          <w:sz w:val="24"/>
          <w:szCs w:val="24"/>
          <w:lang w:eastAsia="zh-CN"/>
        </w:rPr>
        <w:t>。</w:t>
      </w:r>
    </w:p>
    <w:p w14:paraId="7A5F4A50">
      <w:pPr>
        <w:spacing w:line="400" w:lineRule="exact"/>
        <w:ind w:firstLine="480" w:firstLineChars="200"/>
        <w:rPr>
          <w:rFonts w:hint="eastAsia"/>
          <w:sz w:val="24"/>
          <w:lang w:eastAsia="zh-CN"/>
        </w:rPr>
      </w:pPr>
      <w:r>
        <w:rPr>
          <w:rFonts w:hint="eastAsia" w:ascii="宋体" w:hAnsi="宋体" w:cs="宋体"/>
          <w:sz w:val="24"/>
          <w:szCs w:val="24"/>
          <w:lang w:eastAsia="zh-CN"/>
        </w:rPr>
        <w:t>但在另一方面</w:t>
      </w:r>
      <w:r>
        <w:rPr>
          <w:rFonts w:hint="eastAsia"/>
          <w:sz w:val="24"/>
          <w:lang w:eastAsia="zh-CN"/>
        </w:rPr>
        <w:t>可以发现，Hardhat、Ganache等本地测试链工具降低了去中心化环境的部署门槛；成熟的去中心交易所实现方案，为笔者模</w:t>
      </w:r>
      <w:r>
        <w:rPr>
          <w:rFonts w:hint="eastAsia" w:ascii="宋体" w:hAnsi="宋体" w:cs="宋体"/>
          <w:sz w:val="24"/>
          <w:szCs w:val="24"/>
          <w:lang w:eastAsia="zh-CN"/>
        </w:rPr>
        <w:t>拟</w:t>
      </w:r>
      <w:r>
        <w:rPr>
          <w:rFonts w:hint="eastAsia"/>
          <w:sz w:val="24"/>
          <w:lang w:eastAsia="zh-CN"/>
        </w:rPr>
        <w:t>去中心化交易提供了重要的工程基础。</w:t>
      </w:r>
      <w:bookmarkStart w:id="6" w:name="_Toc21270"/>
      <w:r>
        <w:rPr>
          <w:rFonts w:hint="eastAsia"/>
          <w:sz w:val="24"/>
          <w:lang w:eastAsia="zh-CN"/>
        </w:rPr>
        <w:br w:type="textWrapping"/>
      </w:r>
      <w:r>
        <w:rPr>
          <w:rFonts w:hint="eastAsia"/>
          <w:sz w:val="24"/>
          <w:lang w:eastAsia="zh-CN"/>
        </w:rPr>
        <w:br w:type="textWrapping"/>
      </w:r>
      <w:r>
        <w:rPr>
          <w:rFonts w:hint="eastAsia"/>
          <w:sz w:val="24"/>
          <w:lang w:eastAsia="zh-CN"/>
        </w:rPr>
        <w:t>[</w:t>
      </w:r>
      <w:r>
        <w:rPr>
          <w:rFonts w:hint="eastAsia"/>
          <w:sz w:val="24"/>
          <w:lang w:val="en-US" w:eastAsia="zh-CN"/>
        </w:rPr>
        <w:t>8</w:t>
      </w:r>
      <w:r>
        <w:rPr>
          <w:rFonts w:hint="eastAsia"/>
          <w:sz w:val="24"/>
          <w:lang w:eastAsia="zh-CN"/>
        </w:rPr>
        <w:t>] Struchkov I , Lukashin A , Kuznetsov B ,et al.Agent-Based Modeling of Blockchain Decentralized Financial Protocols</w:t>
      </w:r>
      <w:r>
        <w:rPr>
          <w:rFonts w:hint="default"/>
          <w:sz w:val="24"/>
          <w:lang w:val="en-IE" w:eastAsia="zh-CN"/>
        </w:rPr>
        <w:t>f</w:t>
      </w:r>
      <w:r>
        <w:rPr>
          <w:rFonts w:hint="eastAsia"/>
          <w:sz w:val="24"/>
          <w:lang w:eastAsia="zh-CN"/>
        </w:rPr>
        <w:t>J].  2021.DOI:10.23919/FRUCT52173.2021.9435601.</w:t>
      </w:r>
    </w:p>
    <w:p w14:paraId="5F151CDF">
      <w:pPr>
        <w:spacing w:line="400" w:lineRule="exact"/>
        <w:ind w:firstLine="480" w:firstLineChars="200"/>
        <w:rPr>
          <w:rFonts w:hint="eastAsia"/>
          <w:sz w:val="24"/>
          <w:lang w:eastAsia="zh-CN"/>
        </w:rPr>
      </w:pPr>
    </w:p>
    <w:p w14:paraId="3F7FE110">
      <w:pPr>
        <w:spacing w:line="400" w:lineRule="exact"/>
        <w:ind w:firstLine="480" w:firstLineChars="200"/>
        <w:rPr>
          <w:rFonts w:hint="eastAsia"/>
          <w:sz w:val="24"/>
          <w:lang w:eastAsia="zh-CN"/>
        </w:rPr>
      </w:pPr>
    </w:p>
    <w:p w14:paraId="015C4F46">
      <w:pPr>
        <w:spacing w:line="400" w:lineRule="exact"/>
        <w:rPr>
          <w:rFonts w:hint="eastAsia" w:ascii="黑体" w:hAnsi="黑体" w:eastAsia="黑体" w:cs="黑体"/>
          <w:sz w:val="28"/>
          <w:szCs w:val="28"/>
        </w:rPr>
      </w:pPr>
      <w:r>
        <w:rPr>
          <w:rFonts w:hint="eastAsia" w:ascii="黑体" w:hAnsi="黑体" w:eastAsia="黑体" w:cs="黑体"/>
          <w:sz w:val="28"/>
          <w:szCs w:val="28"/>
        </w:rPr>
        <w:t>1.2.3模拟交易所的工程积累</w:t>
      </w:r>
      <w:bookmarkEnd w:id="6"/>
    </w:p>
    <w:p w14:paraId="42FE183C">
      <w:pPr>
        <w:spacing w:line="400" w:lineRule="exact"/>
        <w:ind w:left="0" w:leftChars="0" w:firstLine="480" w:firstLineChars="0"/>
        <w:rPr>
          <w:rFonts w:hint="eastAsia" w:ascii="宋体" w:hAnsi="宋体" w:cs="宋体"/>
          <w:sz w:val="24"/>
          <w:szCs w:val="24"/>
          <w:lang w:val="en-US" w:eastAsia="zh-CN"/>
        </w:rPr>
      </w:pPr>
      <w:r>
        <w:rPr>
          <w:rFonts w:ascii="宋体" w:hAnsi="宋体" w:eastAsia="宋体" w:cs="宋体"/>
          <w:sz w:val="24"/>
          <w:szCs w:val="24"/>
        </w:rPr>
        <w:t>在金融工程中，模拟</w:t>
      </w:r>
      <w:r>
        <w:rPr>
          <w:rFonts w:hint="eastAsia" w:ascii="宋体" w:hAnsi="宋体" w:cs="宋体"/>
          <w:sz w:val="24"/>
          <w:szCs w:val="24"/>
          <w:lang w:eastAsia="zh-CN"/>
        </w:rPr>
        <w:t>交易所</w:t>
      </w:r>
      <w:r>
        <w:rPr>
          <w:rFonts w:ascii="宋体" w:hAnsi="宋体" w:eastAsia="宋体" w:cs="宋体"/>
          <w:sz w:val="24"/>
          <w:szCs w:val="24"/>
        </w:rPr>
        <w:t>是一项发展了数十年的成熟技术，</w:t>
      </w:r>
      <w:r>
        <w:rPr>
          <w:rFonts w:hint="eastAsia" w:ascii="宋体" w:hAnsi="宋体" w:cs="宋体"/>
          <w:sz w:val="24"/>
          <w:szCs w:val="24"/>
          <w:lang w:eastAsia="zh-CN"/>
        </w:rPr>
        <w:t>但很少有工作将</w:t>
      </w:r>
      <w:r>
        <w:rPr>
          <w:rFonts w:hint="eastAsia" w:ascii="宋体" w:hAnsi="宋体" w:cs="宋体"/>
          <w:sz w:val="24"/>
          <w:szCs w:val="24"/>
          <w:lang w:val="en-US" w:eastAsia="zh-CN"/>
        </w:rPr>
        <w:t>AI和模拟交易的工程基础结合起来。</w:t>
      </w:r>
    </w:p>
    <w:p w14:paraId="1A706F88">
      <w:pPr>
        <w:spacing w:line="400" w:lineRule="exact"/>
        <w:ind w:firstLine="480" w:firstLineChars="200"/>
        <w:rPr>
          <w:rFonts w:hint="eastAsia"/>
          <w:sz w:val="24"/>
          <w:lang w:val="en-US" w:eastAsia="zh-CN"/>
        </w:rPr>
      </w:pPr>
      <w:r>
        <w:rPr>
          <w:rFonts w:hint="eastAsia"/>
          <w:sz w:val="24"/>
          <w:lang w:val="en-US" w:eastAsia="zh-CN"/>
        </w:rPr>
        <w:t>从国外研究来看，</w:t>
      </w:r>
      <w:r>
        <w:rPr>
          <w:rFonts w:hint="eastAsia"/>
          <w:sz w:val="24"/>
        </w:rPr>
        <w:t>学术界</w:t>
      </w:r>
      <w:r>
        <w:rPr>
          <w:rFonts w:hint="eastAsia"/>
          <w:sz w:val="24"/>
          <w:lang w:eastAsia="zh-CN"/>
        </w:rPr>
        <w:t>在金融</w:t>
      </w:r>
      <w:r>
        <w:rPr>
          <w:rFonts w:hint="eastAsia"/>
          <w:sz w:val="24"/>
          <w:lang w:val="en-US" w:eastAsia="zh-CN"/>
        </w:rPr>
        <w:t>Agent上进行了一定程度的探索，例如2024年提出的</w:t>
      </w:r>
      <w:r>
        <w:rPr>
          <w:rFonts w:hint="eastAsia"/>
          <w:sz w:val="24"/>
          <w:lang w:eastAsia="zh-CN"/>
        </w:rPr>
        <w:t>工作</w:t>
      </w:r>
      <w:r>
        <w:rPr>
          <w:rFonts w:hint="eastAsia"/>
          <w:sz w:val="24"/>
        </w:rPr>
        <w:t>StockAgent</w:t>
      </w:r>
      <w:r>
        <w:rPr>
          <w:rFonts w:hint="eastAsia"/>
          <w:sz w:val="24"/>
          <w:vertAlign w:val="superscript"/>
          <w:lang w:val="en-US" w:eastAsia="zh-CN"/>
        </w:rPr>
        <w:t>[9]</w:t>
      </w:r>
      <w:r>
        <w:rPr>
          <w:rFonts w:hint="eastAsia"/>
          <w:sz w:val="24"/>
          <w:lang w:eastAsia="zh-CN"/>
        </w:rPr>
        <w:t>。</w:t>
      </w:r>
      <w:r>
        <w:rPr>
          <w:rFonts w:hint="eastAsia"/>
          <w:sz w:val="24"/>
        </w:rPr>
        <w:t>该系统</w:t>
      </w:r>
      <w:r>
        <w:rPr>
          <w:rFonts w:hint="eastAsia"/>
          <w:sz w:val="24"/>
          <w:lang w:eastAsia="zh-CN"/>
        </w:rPr>
        <w:t>接入了</w:t>
      </w:r>
      <w:r>
        <w:rPr>
          <w:rFonts w:hint="eastAsia"/>
          <w:sz w:val="24"/>
        </w:rPr>
        <w:t>多个大模型 (如 GPT-3.5、Gemini)</w:t>
      </w:r>
      <w:r>
        <w:rPr>
          <w:rFonts w:hint="eastAsia"/>
          <w:sz w:val="24"/>
          <w:lang w:eastAsia="zh-CN"/>
        </w:rPr>
        <w:t>，</w:t>
      </w:r>
      <w:r>
        <w:rPr>
          <w:rFonts w:hint="eastAsia"/>
          <w:sz w:val="24"/>
        </w:rPr>
        <w:t>构建</w:t>
      </w:r>
      <w:r>
        <w:rPr>
          <w:rFonts w:hint="eastAsia"/>
          <w:sz w:val="24"/>
          <w:lang w:eastAsia="zh-CN"/>
        </w:rPr>
        <w:t>了</w:t>
      </w:r>
      <w:r>
        <w:rPr>
          <w:rFonts w:hint="eastAsia"/>
          <w:sz w:val="24"/>
        </w:rPr>
        <w:t>多</w:t>
      </w:r>
      <w:r>
        <w:rPr>
          <w:rFonts w:hint="eastAsia"/>
          <w:sz w:val="24"/>
          <w:lang w:val="en-US" w:eastAsia="zh-CN"/>
        </w:rPr>
        <w:t>Agent</w:t>
      </w:r>
      <w:r>
        <w:rPr>
          <w:rFonts w:hint="eastAsia"/>
          <w:sz w:val="24"/>
        </w:rPr>
        <w:t>金融交易模拟系统</w:t>
      </w:r>
      <w:r>
        <w:rPr>
          <w:rFonts w:hint="eastAsia"/>
          <w:sz w:val="24"/>
          <w:lang w:eastAsia="zh-CN"/>
        </w:rPr>
        <w:t>，在这个系统中</w:t>
      </w:r>
      <w:r>
        <w:rPr>
          <w:rFonts w:hint="eastAsia"/>
          <w:sz w:val="24"/>
        </w:rPr>
        <w:t>Agent扮演投资者对市场外部事件做出</w:t>
      </w:r>
      <w:r>
        <w:rPr>
          <w:rFonts w:hint="eastAsia"/>
          <w:sz w:val="24"/>
          <w:lang w:eastAsia="zh-CN"/>
        </w:rPr>
        <w:t>交易决策。但是，</w:t>
      </w:r>
      <w:r>
        <w:rPr>
          <w:rFonts w:hint="eastAsia"/>
          <w:sz w:val="24"/>
        </w:rPr>
        <w:t>这</w:t>
      </w:r>
      <w:r>
        <w:rPr>
          <w:rFonts w:hint="eastAsia"/>
          <w:sz w:val="24"/>
          <w:lang w:eastAsia="zh-CN"/>
        </w:rPr>
        <w:t>项</w:t>
      </w:r>
      <w:r>
        <w:rPr>
          <w:rFonts w:hint="eastAsia"/>
          <w:sz w:val="24"/>
        </w:rPr>
        <w:t>工作</w:t>
      </w:r>
      <w:r>
        <w:rPr>
          <w:rFonts w:hint="eastAsia"/>
          <w:sz w:val="24"/>
          <w:lang w:eastAsia="zh-CN"/>
        </w:rPr>
        <w:t>也仅仅</w:t>
      </w:r>
      <w:r>
        <w:rPr>
          <w:rFonts w:hint="eastAsia"/>
          <w:sz w:val="24"/>
        </w:rPr>
        <w:t>局限</w:t>
      </w:r>
      <w:r>
        <w:rPr>
          <w:rFonts w:hint="eastAsia"/>
          <w:sz w:val="24"/>
          <w:lang w:eastAsia="zh-CN"/>
        </w:rPr>
        <w:t>在</w:t>
      </w:r>
      <w:r>
        <w:rPr>
          <w:rFonts w:hint="default"/>
          <w:sz w:val="24"/>
        </w:rPr>
        <w:t>离线数据</w:t>
      </w:r>
      <w:r>
        <w:rPr>
          <w:rFonts w:hint="eastAsia"/>
          <w:sz w:val="24"/>
          <w:lang w:eastAsia="zh-CN"/>
        </w:rPr>
        <w:t>的</w:t>
      </w:r>
      <w:r>
        <w:rPr>
          <w:rFonts w:hint="default"/>
          <w:sz w:val="24"/>
        </w:rPr>
        <w:t>回</w:t>
      </w:r>
      <w:r>
        <w:rPr>
          <w:rFonts w:hint="eastAsia"/>
          <w:sz w:val="24"/>
          <w:lang w:eastAsia="zh-CN"/>
        </w:rPr>
        <w:t>放</w:t>
      </w:r>
      <w:r>
        <w:rPr>
          <w:rFonts w:hint="default"/>
          <w:sz w:val="24"/>
        </w:rPr>
        <w:t>测</w:t>
      </w:r>
      <w:r>
        <w:rPr>
          <w:rFonts w:hint="eastAsia"/>
          <w:sz w:val="24"/>
          <w:lang w:eastAsia="zh-CN"/>
        </w:rPr>
        <w:t>试上，并没有接入真实的券商接口，</w:t>
      </w:r>
      <w:r>
        <w:rPr>
          <w:rFonts w:hint="eastAsia"/>
          <w:sz w:val="24"/>
        </w:rPr>
        <w:t>缺少真实的标准化API设计</w:t>
      </w:r>
      <w:r>
        <w:rPr>
          <w:rFonts w:hint="eastAsia"/>
          <w:sz w:val="24"/>
          <w:lang w:eastAsia="zh-CN"/>
        </w:rPr>
        <w:t>，</w:t>
      </w:r>
      <w:r>
        <w:rPr>
          <w:rFonts w:hint="eastAsia"/>
          <w:sz w:val="24"/>
        </w:rPr>
        <w:t>并且</w:t>
      </w:r>
      <w:r>
        <w:rPr>
          <w:rFonts w:hint="eastAsia"/>
          <w:sz w:val="24"/>
          <w:lang w:eastAsia="zh-CN"/>
        </w:rPr>
        <w:t>也</w:t>
      </w:r>
      <w:r>
        <w:rPr>
          <w:rFonts w:hint="eastAsia"/>
          <w:sz w:val="24"/>
        </w:rPr>
        <w:t>未能将</w:t>
      </w:r>
      <w:r>
        <w:rPr>
          <w:rFonts w:hint="eastAsia"/>
          <w:sz w:val="24"/>
          <w:lang w:val="en-US" w:eastAsia="zh-CN"/>
        </w:rPr>
        <w:t>Agent交易领域</w:t>
      </w:r>
      <w:r>
        <w:rPr>
          <w:rFonts w:hint="eastAsia"/>
          <w:sz w:val="24"/>
        </w:rPr>
        <w:t>扩展到区块链生态中</w:t>
      </w:r>
    </w:p>
    <w:p w14:paraId="46244AC8">
      <w:pPr>
        <w:spacing w:line="400" w:lineRule="exact"/>
        <w:ind w:left="0" w:leftChars="0" w:firstLine="480" w:firstLineChars="0"/>
        <w:rPr>
          <w:rFonts w:hint="eastAsia" w:ascii="宋体" w:hAnsi="宋体" w:cs="宋体"/>
          <w:sz w:val="24"/>
          <w:szCs w:val="24"/>
          <w:lang w:val="en-US" w:eastAsia="zh-CN"/>
        </w:rPr>
      </w:pPr>
    </w:p>
    <w:p w14:paraId="5689AEB4">
      <w:pPr>
        <w:spacing w:line="400" w:lineRule="exact"/>
        <w:ind w:left="0" w:leftChars="0" w:firstLine="480" w:firstLineChars="0"/>
        <w:rPr>
          <w:rFonts w:hint="eastAsia" w:ascii="宋体" w:hAnsi="宋体" w:cs="宋体"/>
          <w:sz w:val="24"/>
          <w:szCs w:val="24"/>
          <w:lang w:val="en-US" w:eastAsia="zh-CN"/>
        </w:rPr>
      </w:pPr>
    </w:p>
    <w:p w14:paraId="6DD52639">
      <w:pPr>
        <w:spacing w:line="400" w:lineRule="exact"/>
        <w:ind w:left="0" w:leftChars="0" w:firstLine="480" w:firstLineChars="0"/>
        <w:rPr>
          <w:rFonts w:ascii="宋体" w:hAnsi="宋体" w:eastAsia="宋体" w:cs="宋体"/>
          <w:sz w:val="24"/>
          <w:szCs w:val="24"/>
        </w:rPr>
      </w:pPr>
      <w:r>
        <w:rPr>
          <w:rFonts w:hint="default" w:ascii="宋体" w:hAnsi="宋体" w:eastAsia="宋体" w:cs="宋体"/>
          <w:sz w:val="24"/>
          <w:szCs w:val="24"/>
        </w:rPr>
        <w:t>When AI Meets Finance (StockAgent): Large Language Model-based Stock Trading in Simulated Real-world Environments</w:t>
      </w:r>
    </w:p>
    <w:p w14:paraId="71F940C4">
      <w:pPr>
        <w:spacing w:line="400" w:lineRule="exact"/>
        <w:ind w:left="0" w:leftChars="0" w:firstLine="480" w:firstLineChars="0"/>
        <w:rPr>
          <w:rFonts w:hint="eastAsia" w:ascii="宋体" w:hAnsi="宋体" w:cs="宋体"/>
          <w:sz w:val="24"/>
          <w:szCs w:val="24"/>
          <w:lang w:val="en-US" w:eastAsia="zh-CN"/>
        </w:rPr>
      </w:pPr>
    </w:p>
    <w:p w14:paraId="06769D78">
      <w:pPr>
        <w:spacing w:line="400" w:lineRule="exact"/>
        <w:ind w:left="0" w:leftChars="0" w:firstLine="480" w:firstLineChars="0"/>
        <w:rPr>
          <w:rFonts w:hint="default" w:ascii="宋体" w:hAnsi="宋体" w:cs="宋体"/>
          <w:sz w:val="24"/>
          <w:szCs w:val="24"/>
          <w:lang w:val="en-US" w:eastAsia="zh-CN"/>
        </w:rPr>
      </w:pPr>
    </w:p>
    <w:p w14:paraId="1DE7E04F">
      <w:pPr>
        <w:spacing w:line="400" w:lineRule="exact"/>
        <w:ind w:firstLine="480" w:firstLineChars="200"/>
        <w:rPr>
          <w:rFonts w:hint="eastAsia" w:eastAsia="宋体"/>
          <w:sz w:val="24"/>
          <w:lang w:eastAsia="zh-CN"/>
        </w:rPr>
      </w:pPr>
      <w:r>
        <w:rPr>
          <w:rFonts w:hint="eastAsia"/>
          <w:sz w:val="24"/>
          <w:lang w:val="en-US" w:eastAsia="zh-CN"/>
        </w:rPr>
        <w:t>在国内来看，</w:t>
      </w:r>
      <w:r>
        <w:rPr>
          <w:rFonts w:hint="eastAsia"/>
          <w:sz w:val="24"/>
        </w:rPr>
        <w:t>从2024年开始，国内高校</w:t>
      </w:r>
      <w:r>
        <w:rPr>
          <w:rFonts w:hint="eastAsia"/>
          <w:sz w:val="24"/>
          <w:lang w:eastAsia="zh-CN"/>
        </w:rPr>
        <w:t>就</w:t>
      </w:r>
      <w:r>
        <w:rPr>
          <w:rFonts w:hint="eastAsia"/>
          <w:sz w:val="24"/>
        </w:rPr>
        <w:t>出现了几篇涉及“</w:t>
      </w:r>
      <w:r>
        <w:rPr>
          <w:sz w:val="24"/>
        </w:rPr>
        <w:t>AI</w:t>
      </w:r>
      <w:r>
        <w:rPr>
          <w:rFonts w:hint="eastAsia"/>
          <w:sz w:val="24"/>
        </w:rPr>
        <w:t>模拟交易”的毕业设计，</w:t>
      </w:r>
      <w:r>
        <w:rPr>
          <w:rFonts w:hint="eastAsia"/>
          <w:sz w:val="24"/>
          <w:lang w:val="en-IE"/>
        </w:rPr>
        <w:t>他们使用的技术各不相同，但都没有实现</w:t>
      </w:r>
      <w:r>
        <w:rPr>
          <w:rFonts w:hint="eastAsia"/>
          <w:sz w:val="24"/>
          <w:lang w:val="en-IE" w:eastAsia="zh-CN"/>
        </w:rPr>
        <w:t>现代工程的</w:t>
      </w:r>
      <w:r>
        <w:rPr>
          <w:rFonts w:hint="eastAsia"/>
          <w:sz w:val="24"/>
        </w:rPr>
        <w:t>Agent概念，他们</w:t>
      </w:r>
      <w:r>
        <w:rPr>
          <w:rFonts w:hint="eastAsia"/>
          <w:sz w:val="24"/>
          <w:lang w:eastAsia="zh-CN"/>
        </w:rPr>
        <w:t>要么</w:t>
      </w:r>
      <w:r>
        <w:rPr>
          <w:rFonts w:hint="eastAsia"/>
          <w:sz w:val="24"/>
        </w:rPr>
        <w:t>依赖固定的LSTM模型</w:t>
      </w:r>
      <w:r>
        <w:rPr>
          <w:rFonts w:hint="eastAsia"/>
          <w:sz w:val="24"/>
          <w:vertAlign w:val="superscript"/>
        </w:rPr>
        <w:t>[</w:t>
      </w:r>
      <w:r>
        <w:rPr>
          <w:rFonts w:hint="default"/>
          <w:sz w:val="24"/>
          <w:vertAlign w:val="superscript"/>
          <w:lang w:val="en-IE"/>
        </w:rPr>
        <w:t>10</w:t>
      </w:r>
      <w:r>
        <w:rPr>
          <w:rFonts w:hint="eastAsia"/>
          <w:sz w:val="24"/>
          <w:vertAlign w:val="superscript"/>
        </w:rPr>
        <w:t>]</w:t>
      </w:r>
      <w:r>
        <w:rPr>
          <w:rFonts w:hint="eastAsia"/>
          <w:sz w:val="24"/>
          <w:lang w:eastAsia="zh-CN"/>
        </w:rPr>
        <w:t>来单纯预测次日的涨跌幅度，要么</w:t>
      </w:r>
      <w:r>
        <w:rPr>
          <w:rFonts w:hint="eastAsia"/>
          <w:sz w:val="24"/>
        </w:rPr>
        <w:t>仅仅</w:t>
      </w:r>
      <w:r>
        <w:rPr>
          <w:rFonts w:hint="eastAsia"/>
          <w:sz w:val="24"/>
          <w:lang w:eastAsia="zh-CN"/>
        </w:rPr>
        <w:t>将大模型用作前端的</w:t>
      </w:r>
      <w:r>
        <w:rPr>
          <w:rFonts w:hint="eastAsia"/>
          <w:sz w:val="24"/>
        </w:rPr>
        <w:t>聊天</w:t>
      </w:r>
      <w:r>
        <w:rPr>
          <w:rFonts w:hint="eastAsia"/>
          <w:sz w:val="24"/>
          <w:lang w:eastAsia="zh-CN"/>
        </w:rPr>
        <w:t>客服</w:t>
      </w:r>
      <w:r>
        <w:rPr>
          <w:rFonts w:hint="eastAsia"/>
          <w:sz w:val="24"/>
        </w:rPr>
        <w:t>组件</w:t>
      </w:r>
      <w:r>
        <w:rPr>
          <w:rFonts w:hint="eastAsia"/>
          <w:sz w:val="24"/>
          <w:lang w:eastAsia="zh-CN"/>
        </w:rPr>
        <w:t>，用户可以通过自然语言操作股票交易，但底层的交易系统依然是传统的工程代码。</w:t>
      </w:r>
    </w:p>
    <w:p w14:paraId="7467D18F">
      <w:pPr>
        <w:spacing w:line="400" w:lineRule="exact"/>
        <w:ind w:firstLine="480" w:firstLineChars="200"/>
        <w:rPr>
          <w:sz w:val="24"/>
        </w:rPr>
      </w:pPr>
      <w:r>
        <w:rPr>
          <w:rFonts w:hint="eastAsia"/>
          <w:sz w:val="24"/>
          <w:lang w:eastAsia="zh-CN"/>
        </w:rPr>
        <w:t>在工程架构方面，</w:t>
      </w:r>
      <w:r>
        <w:rPr>
          <w:rFonts w:hint="eastAsia"/>
          <w:sz w:val="24"/>
          <w:lang w:val="en-US" w:eastAsia="zh-CN"/>
        </w:rPr>
        <w:t>Java生态中</w:t>
      </w:r>
      <w:r>
        <w:rPr>
          <w:rFonts w:hint="eastAsia"/>
          <w:sz w:val="24"/>
        </w:rPr>
        <w:t>Langchain4j这一新兴架构在</w:t>
      </w:r>
      <w:r>
        <w:rPr>
          <w:rFonts w:hint="eastAsia"/>
          <w:sz w:val="24"/>
          <w:lang w:eastAsia="zh-CN"/>
        </w:rPr>
        <w:t>金融领域</w:t>
      </w:r>
      <w:r>
        <w:rPr>
          <w:rFonts w:hint="eastAsia"/>
          <w:sz w:val="24"/>
        </w:rPr>
        <w:t>中也出现得</w:t>
      </w:r>
      <w:r>
        <w:rPr>
          <w:rFonts w:hint="eastAsia"/>
          <w:sz w:val="24"/>
          <w:lang w:eastAsia="zh-CN"/>
        </w:rPr>
        <w:t>非常</w:t>
      </w:r>
      <w:r>
        <w:rPr>
          <w:rFonts w:hint="eastAsia"/>
          <w:sz w:val="24"/>
        </w:rPr>
        <w:t>少，</w:t>
      </w:r>
      <w:r>
        <w:rPr>
          <w:rFonts w:hint="eastAsia"/>
          <w:sz w:val="24"/>
          <w:lang w:eastAsia="zh-CN"/>
        </w:rPr>
        <w:t>尤其是</w:t>
      </w:r>
      <w:r>
        <w:rPr>
          <w:rFonts w:hint="eastAsia"/>
          <w:sz w:val="24"/>
        </w:rPr>
        <w:t>Agent并发调用Tools的</w:t>
      </w:r>
      <w:r>
        <w:rPr>
          <w:rFonts w:hint="eastAsia"/>
          <w:sz w:val="24"/>
          <w:lang w:eastAsia="zh-CN"/>
        </w:rPr>
        <w:t>复杂</w:t>
      </w:r>
      <w:r>
        <w:rPr>
          <w:rFonts w:hint="eastAsia"/>
          <w:sz w:val="24"/>
        </w:rPr>
        <w:t>场景更是</w:t>
      </w:r>
      <w:r>
        <w:rPr>
          <w:rFonts w:hint="eastAsia"/>
          <w:sz w:val="24"/>
          <w:lang w:eastAsia="zh-CN"/>
        </w:rPr>
        <w:t>缺少公开的架构设计</w:t>
      </w:r>
      <w:r>
        <w:rPr>
          <w:rFonts w:hint="eastAsia"/>
          <w:sz w:val="24"/>
        </w:rPr>
        <w:t>。</w:t>
      </w:r>
    </w:p>
    <w:p w14:paraId="4DDF5D8C">
      <w:pPr>
        <w:spacing w:line="400" w:lineRule="exact"/>
        <w:ind w:firstLine="480" w:firstLineChars="200"/>
        <w:rPr>
          <w:sz w:val="24"/>
        </w:rPr>
      </w:pPr>
      <w:r>
        <w:rPr>
          <w:rFonts w:hint="eastAsia"/>
          <w:sz w:val="24"/>
        </w:rPr>
        <w:t>由此可见，这三条路线的交叉地带存在着不小的空白，本项目是将大语言模型</w:t>
      </w:r>
      <w:r>
        <w:rPr>
          <w:sz w:val="24"/>
        </w:rPr>
        <w:t>Agent</w:t>
      </w:r>
      <w:r>
        <w:rPr>
          <w:rFonts w:hint="eastAsia"/>
          <w:sz w:val="24"/>
        </w:rPr>
        <w:t>的推理和工具调用能力、模拟交易所系统性的</w:t>
      </w:r>
      <w:r>
        <w:rPr>
          <w:sz w:val="24"/>
        </w:rPr>
        <w:t>API</w:t>
      </w:r>
      <w:r>
        <w:rPr>
          <w:rFonts w:hint="eastAsia"/>
          <w:sz w:val="24"/>
        </w:rPr>
        <w:t>和测试区块链的去中心化技术合三为一的系统框架，这在工程中尚无实现案例。</w:t>
      </w:r>
    </w:p>
    <w:p w14:paraId="0D14B4C8">
      <w:pPr>
        <w:pStyle w:val="11"/>
        <w:spacing w:line="400" w:lineRule="exact"/>
        <w:outlineLvl w:val="1"/>
        <w:rPr>
          <w:rFonts w:ascii="Times New Roman" w:hAnsi="Times New Roman"/>
          <w:sz w:val="24"/>
        </w:rPr>
      </w:pPr>
      <w:bookmarkStart w:id="7" w:name="_Toc20594"/>
      <w:r>
        <w:rPr>
          <w:rFonts w:hint="eastAsia" w:ascii="黑体" w:eastAsia="黑体"/>
          <w:sz w:val="30"/>
        </w:rPr>
        <w:t>1.3 主要研究内容</w:t>
      </w:r>
      <w:bookmarkEnd w:id="7"/>
    </w:p>
    <w:p w14:paraId="6E6805DD">
      <w:pPr>
        <w:spacing w:line="400" w:lineRule="exact"/>
        <w:ind w:firstLine="480" w:firstLineChars="200"/>
        <w:rPr>
          <w:sz w:val="24"/>
        </w:rPr>
      </w:pPr>
      <w:r>
        <w:rPr>
          <w:rFonts w:hint="eastAsia"/>
          <w:sz w:val="24"/>
        </w:rPr>
        <w:t>本课题的工作可以划分为三个模块。</w:t>
      </w:r>
      <w:bookmarkStart w:id="85" w:name="_GoBack"/>
      <w:bookmarkEnd w:id="85"/>
    </w:p>
    <w:p w14:paraId="27B5EBBE">
      <w:pPr>
        <w:spacing w:line="400" w:lineRule="exact"/>
        <w:ind w:firstLine="480" w:firstLineChars="200"/>
        <w:rPr>
          <w:sz w:val="24"/>
        </w:rPr>
      </w:pPr>
      <w:r>
        <w:rPr>
          <w:rFonts w:hint="eastAsia"/>
          <w:sz w:val="24"/>
        </w:rPr>
        <w:t>模拟交易所平台的构建，前后端分离设计。前端</w:t>
      </w:r>
      <w:r>
        <w:rPr>
          <w:sz w:val="24"/>
        </w:rPr>
        <w:t>Vue</w:t>
      </w:r>
      <w:r>
        <w:rPr>
          <w:rFonts w:hint="eastAsia"/>
          <w:sz w:val="24"/>
        </w:rPr>
        <w:t xml:space="preserve"> 3承担行情展示与</w:t>
      </w:r>
      <w:r>
        <w:rPr>
          <w:sz w:val="24"/>
        </w:rPr>
        <w:t>Agent</w:t>
      </w:r>
      <w:r>
        <w:rPr>
          <w:rFonts w:hint="eastAsia"/>
          <w:sz w:val="24"/>
        </w:rPr>
        <w:t>表现展示等功能。后端</w:t>
      </w:r>
      <w:r>
        <w:rPr>
          <w:sz w:val="24"/>
        </w:rPr>
        <w:t>SpringBoot</w:t>
      </w:r>
      <w:r>
        <w:rPr>
          <w:rFonts w:hint="eastAsia"/>
          <w:sz w:val="24"/>
        </w:rPr>
        <w:t>提供</w:t>
      </w:r>
      <w:r>
        <w:rPr>
          <w:sz w:val="24"/>
        </w:rPr>
        <w:t>RESTful</w:t>
      </w:r>
      <w:r>
        <w:rPr>
          <w:rFonts w:hint="eastAsia"/>
          <w:sz w:val="24"/>
        </w:rPr>
        <w:t>接口，买卖功能不接入真实交易系统，只操作</w:t>
      </w:r>
      <w:r>
        <w:rPr>
          <w:sz w:val="24"/>
        </w:rPr>
        <w:t>MySQL</w:t>
      </w:r>
      <w:r>
        <w:rPr>
          <w:rFonts w:hint="eastAsia"/>
          <w:sz w:val="24"/>
        </w:rPr>
        <w:t>资产表。买卖接口以工具形态封装。区块链和股票市场交易共用同一个买卖</w:t>
      </w:r>
      <w:r>
        <w:rPr>
          <w:sz w:val="24"/>
        </w:rPr>
        <w:t>API</w:t>
      </w:r>
      <w:r>
        <w:rPr>
          <w:rFonts w:hint="eastAsia"/>
          <w:sz w:val="24"/>
        </w:rPr>
        <w:t>。</w:t>
      </w:r>
    </w:p>
    <w:p w14:paraId="0921A6A0">
      <w:pPr>
        <w:spacing w:line="400" w:lineRule="exact"/>
        <w:ind w:firstLine="480" w:firstLineChars="200"/>
        <w:rPr>
          <w:sz w:val="24"/>
        </w:rPr>
      </w:pPr>
      <w:r>
        <w:rPr>
          <w:rFonts w:hint="eastAsia"/>
          <w:sz w:val="24"/>
        </w:rPr>
        <w:t>基于</w:t>
      </w:r>
      <w:r>
        <w:rPr>
          <w:sz w:val="24"/>
        </w:rPr>
        <w:t>LangChain</w:t>
      </w:r>
      <w:r>
        <w:rPr>
          <w:rFonts w:hint="eastAsia"/>
          <w:sz w:val="24"/>
        </w:rPr>
        <w:t>4</w:t>
      </w:r>
      <w:r>
        <w:rPr>
          <w:sz w:val="24"/>
        </w:rPr>
        <w:t>j</w:t>
      </w:r>
      <w:r>
        <w:rPr>
          <w:rFonts w:hint="eastAsia"/>
          <w:sz w:val="24"/>
        </w:rPr>
        <w:t>的多</w:t>
      </w:r>
      <w:r>
        <w:rPr>
          <w:sz w:val="24"/>
        </w:rPr>
        <w:t>Agent</w:t>
      </w:r>
      <w:r>
        <w:rPr>
          <w:rFonts w:hint="eastAsia"/>
          <w:sz w:val="24"/>
        </w:rPr>
        <w:t>工作流。该流触发后，系统从数据库读取行情数据，计算各支股票的技术指标，并在线程池中创建符合用户配置的</w:t>
      </w:r>
      <w:r>
        <w:rPr>
          <w:sz w:val="24"/>
        </w:rPr>
        <w:t>AI</w:t>
      </w:r>
      <w:r>
        <w:rPr>
          <w:rFonts w:hint="eastAsia"/>
          <w:sz w:val="24"/>
        </w:rPr>
        <w:t>交易员。本系统共接入了三种</w:t>
      </w:r>
      <w:r>
        <w:rPr>
          <w:sz w:val="24"/>
        </w:rPr>
        <w:t>AI</w:t>
      </w:r>
      <w:r>
        <w:rPr>
          <w:rFonts w:hint="eastAsia"/>
          <w:sz w:val="24"/>
        </w:rPr>
        <w:t>模型，其区别为底层模型不同（</w:t>
      </w:r>
      <w:r>
        <w:rPr>
          <w:sz w:val="24"/>
        </w:rPr>
        <w:t>ERNIE</w:t>
      </w:r>
      <w:r>
        <w:rPr>
          <w:rFonts w:hint="eastAsia"/>
          <w:sz w:val="24"/>
        </w:rPr>
        <w:t xml:space="preserve"> 5.0、通义千问</w:t>
      </w:r>
      <w:r>
        <w:rPr>
          <w:sz w:val="24"/>
        </w:rPr>
        <w:t>Max</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rPr>
        <w:t>），并且笔者预设了三种不同的提示词，分别为保守、适中、激进三种风险取向。在单次模拟中将指标与持仓数据投喂给模型，模型在经过逻辑推理后决定观望或者调用买卖工具</w:t>
      </w:r>
      <w:r>
        <w:rPr>
          <w:sz w:val="24"/>
        </w:rPr>
        <w:t>API</w:t>
      </w:r>
      <w:r>
        <w:rPr>
          <w:rFonts w:hint="eastAsia"/>
          <w:sz w:val="24"/>
        </w:rPr>
        <w:t>，最后将执行结果和决策理由落库，推送前端。</w:t>
      </w:r>
    </w:p>
    <w:p w14:paraId="6B02105B">
      <w:pPr>
        <w:spacing w:line="400" w:lineRule="exact"/>
        <w:ind w:firstLine="480" w:firstLineChars="200"/>
        <w:rPr>
          <w:sz w:val="24"/>
        </w:rPr>
        <w:sectPr>
          <w:headerReference r:id="rId15" w:type="default"/>
          <w:footerReference r:id="rId16" w:type="default"/>
          <w:pgSz w:w="11906" w:h="16838"/>
          <w:pgMar w:top="1701" w:right="1418" w:bottom="1418" w:left="1418" w:header="907" w:footer="851" w:gutter="567"/>
          <w:pgNumType w:start="1"/>
          <w:cols w:space="720" w:num="1"/>
          <w:docGrid w:type="lines" w:linePitch="312" w:charSpace="0"/>
        </w:sectPr>
      </w:pPr>
      <w:r>
        <w:rPr>
          <w:rFonts w:hint="eastAsia"/>
          <w:sz w:val="24"/>
        </w:rPr>
        <w:t>测试区块链与代币合约——“斗兽场”博弈环境。 笔者在本地</w:t>
      </w:r>
      <w:r>
        <w:rPr>
          <w:sz w:val="24"/>
        </w:rPr>
        <w:t>Ganache</w:t>
      </w:r>
      <w:r>
        <w:rPr>
          <w:rFonts w:hint="eastAsia"/>
          <w:sz w:val="24"/>
        </w:rPr>
        <w:t>测试链上部署三种</w:t>
      </w:r>
      <w:r>
        <w:rPr>
          <w:sz w:val="24"/>
        </w:rPr>
        <w:t>ERC</w:t>
      </w:r>
      <w:r>
        <w:rPr>
          <w:rFonts w:hint="eastAsia"/>
          <w:sz w:val="24"/>
        </w:rPr>
        <w:t>-20代币合约，构建了一个封闭的多</w:t>
      </w:r>
      <w:r>
        <w:rPr>
          <w:sz w:val="24"/>
        </w:rPr>
        <w:t>Agent</w:t>
      </w:r>
      <w:r>
        <w:rPr>
          <w:rFonts w:hint="eastAsia"/>
          <w:sz w:val="24"/>
        </w:rPr>
        <w:t>博弈环境。用户配置角色组合与博弈轮数后，系统为每位</w:t>
      </w:r>
      <w:r>
        <w:rPr>
          <w:sz w:val="24"/>
        </w:rPr>
        <w:t>Agent</w:t>
      </w:r>
      <w:r>
        <w:rPr>
          <w:rFonts w:hint="eastAsia"/>
          <w:sz w:val="24"/>
        </w:rPr>
        <w:t>分配等额初始代币。每轮交易中，三位</w:t>
      </w:r>
      <w:r>
        <w:rPr>
          <w:sz w:val="24"/>
        </w:rPr>
        <w:t>Agent</w:t>
      </w:r>
      <w:r>
        <w:rPr>
          <w:rFonts w:hint="eastAsia"/>
          <w:sz w:val="24"/>
        </w:rPr>
        <w:t>依次进行代币兑换。代币价格由链下线性冲击公式根据供需动态更新，并且用“</w:t>
      </w:r>
      <w:r>
        <w:rPr>
          <w:sz w:val="24"/>
        </w:rPr>
        <w:t>SET</w:t>
      </w:r>
      <w:r>
        <w:rPr>
          <w:rFonts w:hint="eastAsia"/>
          <w:sz w:val="24"/>
        </w:rPr>
        <w:t>”作为一般等价货币用于折算</w:t>
      </w:r>
      <w:r>
        <w:rPr>
          <w:sz w:val="24"/>
        </w:rPr>
        <w:t>Agent</w:t>
      </w:r>
      <w:r>
        <w:rPr>
          <w:rFonts w:hint="eastAsia"/>
          <w:sz w:val="24"/>
        </w:rPr>
        <w:t>的资产总值。该测试链的</w:t>
      </w:r>
      <w:r>
        <w:rPr>
          <w:sz w:val="24"/>
        </w:rPr>
        <w:t>Gas</w:t>
      </w:r>
      <w:r>
        <w:rPr>
          <w:rFonts w:hint="eastAsia"/>
          <w:sz w:val="24"/>
        </w:rPr>
        <w:t>费为零，目的在于简化系统，并且消除交易成本对决策的干扰。</w:t>
      </w:r>
    </w:p>
    <w:p w14:paraId="493A50CB">
      <w:pPr>
        <w:rPr>
          <w:rFonts w:ascii="黑体" w:eastAsia="黑体"/>
          <w:sz w:val="32"/>
        </w:rPr>
      </w:pPr>
    </w:p>
    <w:p w14:paraId="5D3A5E93">
      <w:pPr>
        <w:spacing w:line="400" w:lineRule="exact"/>
        <w:jc w:val="center"/>
        <w:outlineLvl w:val="0"/>
        <w:rPr>
          <w:rFonts w:ascii="黑体" w:eastAsia="黑体"/>
          <w:sz w:val="32"/>
        </w:rPr>
      </w:pPr>
      <w:bookmarkStart w:id="8" w:name="_Toc30967"/>
      <w:r>
        <w:rPr>
          <w:rFonts w:hint="eastAsia" w:ascii="黑体" w:eastAsia="黑体"/>
          <w:sz w:val="32"/>
        </w:rPr>
        <w:t>2 相关理论与关键技术</w:t>
      </w:r>
      <w:bookmarkEnd w:id="8"/>
    </w:p>
    <w:p w14:paraId="234B1DA6">
      <w:pPr>
        <w:spacing w:line="400" w:lineRule="exact"/>
        <w:jc w:val="center"/>
        <w:rPr>
          <w:rFonts w:ascii="黑体" w:eastAsia="黑体"/>
          <w:szCs w:val="21"/>
        </w:rPr>
      </w:pPr>
    </w:p>
    <w:p w14:paraId="13BD2088">
      <w:pPr>
        <w:spacing w:line="400" w:lineRule="exact"/>
        <w:ind w:firstLine="480" w:firstLineChars="200"/>
        <w:rPr>
          <w:sz w:val="24"/>
        </w:rPr>
      </w:pPr>
      <w:r>
        <w:rPr>
          <w:rFonts w:hint="eastAsia"/>
          <w:sz w:val="24"/>
        </w:rPr>
        <w:t>本章介绍系统开发过程中涉及的主要技术，包括前后端框架、行情数据</w:t>
      </w:r>
      <w:r>
        <w:rPr>
          <w:sz w:val="24"/>
        </w:rPr>
        <w:t>API</w:t>
      </w:r>
      <w:r>
        <w:rPr>
          <w:rFonts w:hint="eastAsia"/>
          <w:sz w:val="24"/>
        </w:rPr>
        <w:t>、</w:t>
      </w:r>
      <w:r>
        <w:rPr>
          <w:sz w:val="24"/>
        </w:rPr>
        <w:t>LLM</w:t>
      </w:r>
      <w:r>
        <w:rPr>
          <w:rFonts w:hint="eastAsia"/>
          <w:sz w:val="24"/>
        </w:rPr>
        <w:t>调用框架以及区块链相关组件。对于各项技术，笔者在此重点说明其基本概念和核心功能，本系统的具体实现方式将留在后续章节展开。</w:t>
      </w:r>
    </w:p>
    <w:p w14:paraId="5995AFDC">
      <w:pPr>
        <w:pStyle w:val="11"/>
        <w:spacing w:line="400" w:lineRule="exact"/>
        <w:outlineLvl w:val="1"/>
        <w:rPr>
          <w:rFonts w:ascii="黑体" w:eastAsia="黑体"/>
          <w:sz w:val="30"/>
        </w:rPr>
      </w:pPr>
      <w:bookmarkStart w:id="9" w:name="_Toc26186"/>
      <w:r>
        <w:rPr>
          <w:rFonts w:hint="eastAsia" w:ascii="黑体" w:eastAsia="黑体"/>
          <w:sz w:val="30"/>
        </w:rPr>
        <w:t>2.1 前后端框架</w:t>
      </w:r>
      <w:bookmarkEnd w:id="9"/>
    </w:p>
    <w:p w14:paraId="5E887C70">
      <w:pPr>
        <w:spacing w:line="400" w:lineRule="exact"/>
        <w:outlineLvl w:val="2"/>
        <w:rPr>
          <w:rFonts w:hint="eastAsia" w:ascii="黑体" w:hAnsi="黑体" w:eastAsia="黑体" w:cs="黑体"/>
          <w:sz w:val="28"/>
          <w:szCs w:val="28"/>
        </w:rPr>
      </w:pPr>
      <w:bookmarkStart w:id="10" w:name="_Toc20382"/>
      <w:r>
        <w:rPr>
          <w:rFonts w:hint="eastAsia" w:ascii="黑体" w:hAnsi="黑体" w:eastAsia="黑体" w:cs="黑体"/>
          <w:sz w:val="28"/>
          <w:szCs w:val="28"/>
        </w:rPr>
        <w:t xml:space="preserve">2.1.1 </w:t>
      </w:r>
      <w:r>
        <w:rPr>
          <w:rFonts w:eastAsia="黑体"/>
          <w:sz w:val="24"/>
        </w:rPr>
        <w:t>SpringBoot</w:t>
      </w:r>
      <w:r>
        <w:rPr>
          <w:rFonts w:hint="eastAsia" w:ascii="黑体" w:hAnsi="黑体" w:eastAsia="黑体" w:cs="黑体"/>
          <w:sz w:val="28"/>
          <w:szCs w:val="28"/>
        </w:rPr>
        <w:t>框架</w:t>
      </w:r>
      <w:bookmarkEnd w:id="10"/>
    </w:p>
    <w:p w14:paraId="351AB5A5">
      <w:pPr>
        <w:spacing w:line="400" w:lineRule="exact"/>
        <w:ind w:firstLine="480" w:firstLineChars="200"/>
        <w:rPr>
          <w:sz w:val="24"/>
        </w:rPr>
      </w:pPr>
      <w:r>
        <w:rPr>
          <w:sz w:val="24"/>
        </w:rPr>
        <w:t>SpringBoot</w:t>
      </w:r>
      <w:r>
        <w:rPr>
          <w:rFonts w:hint="eastAsia"/>
          <w:sz w:val="24"/>
        </w:rPr>
        <w:t>是基于</w:t>
      </w:r>
      <w:r>
        <w:rPr>
          <w:sz w:val="24"/>
        </w:rPr>
        <w:t>Java</w:t>
      </w:r>
      <w:r>
        <w:rPr>
          <w:rFonts w:hint="eastAsia"/>
          <w:sz w:val="24"/>
        </w:rPr>
        <w:t>语言的后端开发框架，其设计目标是简化</w:t>
      </w:r>
      <w:r>
        <w:rPr>
          <w:sz w:val="24"/>
        </w:rPr>
        <w:t>Spring</w:t>
      </w:r>
      <w:r>
        <w:rPr>
          <w:rFonts w:hint="eastAsia"/>
          <w:sz w:val="24"/>
        </w:rPr>
        <w:t>应用的搭建和开发</w:t>
      </w:r>
      <w:r>
        <w:rPr>
          <w:rFonts w:hint="eastAsia"/>
          <w:sz w:val="24"/>
          <w:vertAlign w:val="superscript"/>
        </w:rPr>
        <w:t>[</w:t>
      </w:r>
      <w:r>
        <w:rPr>
          <w:rFonts w:hint="default"/>
          <w:sz w:val="24"/>
          <w:vertAlign w:val="superscript"/>
          <w:lang w:val="en-IE"/>
        </w:rPr>
        <w:t>11</w:t>
      </w:r>
      <w:r>
        <w:rPr>
          <w:rFonts w:hint="eastAsia"/>
          <w:sz w:val="24"/>
          <w:vertAlign w:val="superscript"/>
        </w:rPr>
        <w:t>]</w:t>
      </w:r>
      <w:r>
        <w:rPr>
          <w:rFonts w:hint="eastAsia"/>
          <w:sz w:val="24"/>
        </w:rPr>
        <w:t>。与传统</w:t>
      </w:r>
      <w:r>
        <w:rPr>
          <w:sz w:val="24"/>
        </w:rPr>
        <w:t>Spring</w:t>
      </w:r>
      <w:r>
        <w:rPr>
          <w:rFonts w:hint="eastAsia"/>
          <w:sz w:val="24"/>
        </w:rPr>
        <w:t>框架相比，</w:t>
      </w:r>
      <w:r>
        <w:rPr>
          <w:sz w:val="24"/>
        </w:rPr>
        <w:t>SpringBoot</w:t>
      </w:r>
      <w:r>
        <w:rPr>
          <w:rFonts w:hint="eastAsia"/>
          <w:sz w:val="24"/>
        </w:rPr>
        <w:t>通过自动配置和起步依赖两个核心环节，大幅减少了笔者在配置文件和依赖管理上的工作量，能够更专注于业务逻辑的编写。</w:t>
      </w:r>
    </w:p>
    <w:p w14:paraId="5CB7566D">
      <w:pPr>
        <w:spacing w:line="400" w:lineRule="exact"/>
        <w:ind w:firstLine="480" w:firstLineChars="200"/>
        <w:rPr>
          <w:sz w:val="24"/>
        </w:rPr>
      </w:pPr>
      <w:r>
        <w:rPr>
          <w:sz w:val="24"/>
        </w:rPr>
        <w:t>SpringBoot</w:t>
      </w:r>
      <w:r>
        <w:rPr>
          <w:rFonts w:hint="eastAsia"/>
          <w:sz w:val="24"/>
        </w:rPr>
        <w:t>的核心特性包含内嵌的</w:t>
      </w:r>
      <w:r>
        <w:rPr>
          <w:sz w:val="24"/>
        </w:rPr>
        <w:t>Tomcat</w:t>
      </w:r>
      <w:r>
        <w:rPr>
          <w:rFonts w:hint="eastAsia"/>
          <w:sz w:val="24"/>
        </w:rPr>
        <w:t>服务器，应用可直接以</w:t>
      </w:r>
      <w:r>
        <w:rPr>
          <w:sz w:val="24"/>
        </w:rPr>
        <w:t>Java</w:t>
      </w:r>
      <w:r>
        <w:rPr>
          <w:rFonts w:hint="eastAsia"/>
          <w:sz w:val="24"/>
        </w:rPr>
        <w:t>程序的方式运行；提供大量起步依赖，保障了初始服务的可用性，同时工程师也可以在几行Maven代码内引入所需的组件；支持注解管理和注入</w:t>
      </w:r>
      <w:r>
        <w:rPr>
          <w:sz w:val="24"/>
        </w:rPr>
        <w:t>Bean</w:t>
      </w:r>
      <w:r>
        <w:rPr>
          <w:rFonts w:hint="eastAsia"/>
          <w:sz w:val="24"/>
        </w:rPr>
        <w:t>类等切面编程的能力。在本系统中，</w:t>
      </w:r>
      <w:r>
        <w:rPr>
          <w:sz w:val="24"/>
        </w:rPr>
        <w:t>SpringBoot</w:t>
      </w:r>
      <w:r>
        <w:rPr>
          <w:rFonts w:hint="eastAsia"/>
          <w:sz w:val="24"/>
        </w:rPr>
        <w:t>主要用于构建</w:t>
      </w:r>
      <w:r>
        <w:rPr>
          <w:sz w:val="24"/>
        </w:rPr>
        <w:t>RESTful</w:t>
      </w:r>
      <w:r>
        <w:rPr>
          <w:rFonts w:hint="eastAsia"/>
          <w:sz w:val="24"/>
        </w:rPr>
        <w:t xml:space="preserve"> </w:t>
      </w:r>
      <w:r>
        <w:rPr>
          <w:sz w:val="24"/>
        </w:rPr>
        <w:t>API</w:t>
      </w:r>
      <w:r>
        <w:rPr>
          <w:rFonts w:hint="eastAsia"/>
          <w:sz w:val="24"/>
        </w:rPr>
        <w:t>、运行数据库事务以及调度定时任务。</w:t>
      </w:r>
    </w:p>
    <w:p w14:paraId="007B8B7D">
      <w:pPr>
        <w:spacing w:line="400" w:lineRule="exact"/>
        <w:outlineLvl w:val="2"/>
        <w:rPr>
          <w:rFonts w:hint="eastAsia" w:ascii="黑体" w:hAnsi="黑体" w:eastAsia="黑体" w:cs="黑体"/>
          <w:sz w:val="28"/>
          <w:szCs w:val="28"/>
        </w:rPr>
      </w:pPr>
      <w:bookmarkStart w:id="11" w:name="_Toc3562"/>
      <w:r>
        <w:rPr>
          <w:rFonts w:hint="eastAsia" w:ascii="黑体" w:hAnsi="黑体" w:eastAsia="黑体" w:cs="黑体"/>
          <w:sz w:val="28"/>
          <w:szCs w:val="28"/>
        </w:rPr>
        <w:t xml:space="preserve">2.1.2 </w:t>
      </w:r>
      <w:r>
        <w:rPr>
          <w:rFonts w:eastAsia="黑体"/>
          <w:sz w:val="24"/>
        </w:rPr>
        <w:t>Vue</w:t>
      </w:r>
      <w:r>
        <w:rPr>
          <w:rFonts w:hint="eastAsia" w:ascii="黑体" w:hAnsi="黑体" w:eastAsia="黑体" w:cs="黑体"/>
          <w:sz w:val="28"/>
          <w:szCs w:val="28"/>
        </w:rPr>
        <w:t xml:space="preserve"> 3框架</w:t>
      </w:r>
      <w:bookmarkEnd w:id="11"/>
    </w:p>
    <w:p w14:paraId="1EA2DF81">
      <w:pPr>
        <w:spacing w:line="400" w:lineRule="exact"/>
        <w:ind w:firstLine="480" w:firstLineChars="200"/>
        <w:rPr>
          <w:sz w:val="24"/>
        </w:rPr>
      </w:pPr>
      <w:r>
        <w:rPr>
          <w:sz w:val="24"/>
        </w:rPr>
        <w:t>Vue</w:t>
      </w:r>
      <w:r>
        <w:rPr>
          <w:rFonts w:hint="eastAsia"/>
          <w:sz w:val="24"/>
        </w:rPr>
        <w:t>是一套用于构建前端界面的渐进式</w:t>
      </w:r>
      <w:r>
        <w:rPr>
          <w:sz w:val="24"/>
        </w:rPr>
        <w:t>JavaScript</w:t>
      </w:r>
      <w:r>
        <w:rPr>
          <w:rFonts w:hint="eastAsia"/>
          <w:sz w:val="24"/>
        </w:rPr>
        <w:t>框架</w:t>
      </w:r>
      <w:r>
        <w:rPr>
          <w:rFonts w:hint="eastAsia"/>
          <w:sz w:val="24"/>
          <w:vertAlign w:val="superscript"/>
        </w:rPr>
        <w:t>[1</w:t>
      </w:r>
      <w:r>
        <w:rPr>
          <w:rFonts w:hint="default"/>
          <w:sz w:val="24"/>
          <w:vertAlign w:val="superscript"/>
          <w:lang w:val="en-IE"/>
        </w:rPr>
        <w:t>2</w:t>
      </w:r>
      <w:r>
        <w:rPr>
          <w:rFonts w:hint="eastAsia"/>
          <w:sz w:val="24"/>
          <w:vertAlign w:val="superscript"/>
        </w:rPr>
        <w:t>]</w:t>
      </w:r>
      <w:r>
        <w:rPr>
          <w:rFonts w:hint="eastAsia"/>
          <w:sz w:val="24"/>
        </w:rPr>
        <w:t>。</w:t>
      </w:r>
      <w:r>
        <w:rPr>
          <w:sz w:val="24"/>
        </w:rPr>
        <w:t>Vue</w:t>
      </w:r>
      <w:r>
        <w:rPr>
          <w:rFonts w:hint="eastAsia"/>
          <w:sz w:val="24"/>
        </w:rPr>
        <w:t xml:space="preserve"> 3在</w:t>
      </w:r>
      <w:r>
        <w:rPr>
          <w:sz w:val="24"/>
        </w:rPr>
        <w:t>Vue</w:t>
      </w:r>
      <w:r>
        <w:rPr>
          <w:rFonts w:hint="eastAsia"/>
          <w:sz w:val="24"/>
        </w:rPr>
        <w:t xml:space="preserve"> 2的基础上引入了组合式</w:t>
      </w:r>
      <w:r>
        <w:rPr>
          <w:sz w:val="24"/>
        </w:rPr>
        <w:t>API</w:t>
      </w:r>
      <w:r>
        <w:rPr>
          <w:rFonts w:hint="eastAsia"/>
          <w:sz w:val="24"/>
        </w:rPr>
        <w:t>、更好的</w:t>
      </w:r>
      <w:r>
        <w:rPr>
          <w:sz w:val="24"/>
        </w:rPr>
        <w:t>TypeScript</w:t>
      </w:r>
      <w:r>
        <w:rPr>
          <w:rFonts w:hint="eastAsia"/>
          <w:sz w:val="24"/>
        </w:rPr>
        <w:t>支持和基于</w:t>
      </w:r>
      <w:r>
        <w:rPr>
          <w:sz w:val="24"/>
        </w:rPr>
        <w:t>Proxy</w:t>
      </w:r>
      <w:r>
        <w:rPr>
          <w:rFonts w:hint="eastAsia"/>
          <w:sz w:val="24"/>
        </w:rPr>
        <w:t>的响应式系统。</w:t>
      </w:r>
    </w:p>
    <w:p w14:paraId="696507F7">
      <w:pPr>
        <w:spacing w:line="400" w:lineRule="exact"/>
        <w:ind w:firstLine="480" w:firstLineChars="200"/>
        <w:rPr>
          <w:sz w:val="24"/>
        </w:rPr>
      </w:pPr>
      <w:r>
        <w:rPr>
          <w:rFonts w:hint="eastAsia"/>
          <w:sz w:val="24"/>
        </w:rPr>
        <w:t>笔者通过组合式</w:t>
      </w:r>
      <w:r>
        <w:rPr>
          <w:sz w:val="24"/>
        </w:rPr>
        <w:t>API</w:t>
      </w:r>
      <w:r>
        <w:rPr>
          <w:rFonts w:hint="eastAsia"/>
          <w:sz w:val="24"/>
        </w:rPr>
        <w:t>能够将组件按照功能的逻辑组织，而可以不用依赖程序的生命周期，这提高了代码的复用性和可维护性。在性能上，</w:t>
      </w:r>
      <w:r>
        <w:rPr>
          <w:sz w:val="24"/>
        </w:rPr>
        <w:t>Vue</w:t>
      </w:r>
      <w:r>
        <w:rPr>
          <w:rFonts w:hint="eastAsia"/>
          <w:sz w:val="24"/>
        </w:rPr>
        <w:t>3基于</w:t>
      </w:r>
      <w:r>
        <w:rPr>
          <w:sz w:val="24"/>
        </w:rPr>
        <w:t>Proxy</w:t>
      </w:r>
      <w:r>
        <w:rPr>
          <w:rFonts w:hint="eastAsia"/>
          <w:sz w:val="24"/>
        </w:rPr>
        <w:t>的响应式架构明显优于</w:t>
      </w:r>
      <w:r>
        <w:rPr>
          <w:sz w:val="24"/>
        </w:rPr>
        <w:t>Vue</w:t>
      </w:r>
      <w:r>
        <w:rPr>
          <w:rFonts w:hint="eastAsia"/>
          <w:sz w:val="24"/>
        </w:rPr>
        <w:t xml:space="preserve"> 2使用</w:t>
      </w:r>
      <w:r>
        <w:rPr>
          <w:sz w:val="24"/>
        </w:rPr>
        <w:t>Object</w:t>
      </w:r>
      <w:r>
        <w:rPr>
          <w:rFonts w:hint="eastAsia"/>
          <w:sz w:val="24"/>
        </w:rPr>
        <w:t>.</w:t>
      </w:r>
      <w:r>
        <w:rPr>
          <w:sz w:val="24"/>
        </w:rPr>
        <w:t>defineProperty</w:t>
      </w:r>
      <w:r>
        <w:rPr>
          <w:rFonts w:hint="eastAsia"/>
          <w:sz w:val="24"/>
        </w:rPr>
        <w:t>实现的方案，尤其是在数据量与日俱增的场景下，</w:t>
      </w:r>
      <w:r>
        <w:rPr>
          <w:sz w:val="24"/>
        </w:rPr>
        <w:t>Vue</w:t>
      </w:r>
      <w:r>
        <w:rPr>
          <w:rFonts w:hint="eastAsia"/>
          <w:sz w:val="24"/>
        </w:rPr>
        <w:t>3的响应速度更具备优势。所以，本系统的前端界面基于</w:t>
      </w:r>
      <w:r>
        <w:rPr>
          <w:sz w:val="24"/>
        </w:rPr>
        <w:t>Vue</w:t>
      </w:r>
      <w:r>
        <w:rPr>
          <w:rFonts w:hint="eastAsia"/>
          <w:sz w:val="24"/>
        </w:rPr>
        <w:t xml:space="preserve"> 3构建，配合</w:t>
      </w:r>
      <w:r>
        <w:rPr>
          <w:sz w:val="24"/>
        </w:rPr>
        <w:t>Element</w:t>
      </w:r>
      <w:r>
        <w:rPr>
          <w:rFonts w:hint="eastAsia"/>
          <w:sz w:val="24"/>
        </w:rPr>
        <w:t xml:space="preserve"> </w:t>
      </w:r>
      <w:r>
        <w:rPr>
          <w:sz w:val="24"/>
        </w:rPr>
        <w:t>Plus</w:t>
      </w:r>
      <w:r>
        <w:rPr>
          <w:rFonts w:hint="eastAsia"/>
          <w:sz w:val="24"/>
        </w:rPr>
        <w:t>组件库和</w:t>
      </w:r>
      <w:r>
        <w:rPr>
          <w:sz w:val="24"/>
        </w:rPr>
        <w:t>ECharts</w:t>
      </w:r>
      <w:r>
        <w:rPr>
          <w:rFonts w:hint="eastAsia"/>
          <w:sz w:val="24"/>
        </w:rPr>
        <w:t>图表库完成交易所布局与股票数据可视化。</w:t>
      </w:r>
    </w:p>
    <w:p w14:paraId="63EF8B99">
      <w:pPr>
        <w:pStyle w:val="11"/>
        <w:spacing w:line="400" w:lineRule="exact"/>
        <w:outlineLvl w:val="1"/>
        <w:rPr>
          <w:rFonts w:ascii="黑体" w:eastAsia="黑体"/>
          <w:sz w:val="30"/>
        </w:rPr>
      </w:pPr>
      <w:bookmarkStart w:id="12" w:name="_Toc31136"/>
      <w:r>
        <w:rPr>
          <w:rFonts w:hint="eastAsia" w:ascii="黑体" w:eastAsia="黑体"/>
          <w:sz w:val="30"/>
        </w:rPr>
        <w:t xml:space="preserve">2.2 </w:t>
      </w:r>
      <w:r>
        <w:rPr>
          <w:rFonts w:ascii="Times New Roman" w:hAnsi="Times New Roman" w:eastAsia="黑体"/>
          <w:sz w:val="24"/>
        </w:rPr>
        <w:t>Alpha</w:t>
      </w:r>
      <w:r>
        <w:rPr>
          <w:rFonts w:hint="eastAsia" w:ascii="黑体" w:eastAsia="黑体"/>
          <w:sz w:val="30"/>
        </w:rPr>
        <w:t xml:space="preserve"> </w:t>
      </w:r>
      <w:r>
        <w:rPr>
          <w:rFonts w:ascii="Times New Roman" w:hAnsi="Times New Roman" w:eastAsia="黑体"/>
          <w:sz w:val="24"/>
        </w:rPr>
        <w:t>Vantage</w:t>
      </w:r>
      <w:r>
        <w:rPr>
          <w:rFonts w:hint="eastAsia" w:ascii="黑体" w:eastAsia="黑体"/>
          <w:sz w:val="30"/>
        </w:rPr>
        <w:t>金融数据</w:t>
      </w:r>
      <w:r>
        <w:rPr>
          <w:rFonts w:ascii="Times New Roman" w:hAnsi="Times New Roman" w:eastAsia="黑体"/>
          <w:sz w:val="24"/>
        </w:rPr>
        <w:t>API</w:t>
      </w:r>
      <w:bookmarkEnd w:id="12"/>
    </w:p>
    <w:p w14:paraId="77CB4E49">
      <w:pPr>
        <w:spacing w:line="400" w:lineRule="exact"/>
        <w:ind w:firstLine="480" w:firstLineChars="200"/>
        <w:rPr>
          <w:sz w:val="24"/>
        </w:rPr>
      </w:pPr>
      <w:r>
        <w:rPr>
          <w:sz w:val="24"/>
        </w:rPr>
        <w:t>Alpha</w:t>
      </w:r>
      <w:r>
        <w:rPr>
          <w:rFonts w:hint="eastAsia"/>
          <w:sz w:val="24"/>
        </w:rPr>
        <w:t xml:space="preserve"> </w:t>
      </w:r>
      <w:r>
        <w:rPr>
          <w:sz w:val="24"/>
        </w:rPr>
        <w:t>Vantage</w:t>
      </w:r>
      <w:r>
        <w:rPr>
          <w:rFonts w:hint="eastAsia"/>
          <w:sz w:val="24"/>
        </w:rPr>
        <w:t>是一个提供免费金融数据服务的</w:t>
      </w:r>
      <w:r>
        <w:rPr>
          <w:sz w:val="24"/>
        </w:rPr>
        <w:t>API</w:t>
      </w:r>
      <w:r>
        <w:rPr>
          <w:rFonts w:hint="eastAsia"/>
          <w:sz w:val="24"/>
        </w:rPr>
        <w:t>平台，由</w:t>
      </w:r>
      <w:r>
        <w:rPr>
          <w:sz w:val="24"/>
        </w:rPr>
        <w:t>Y</w:t>
      </w:r>
      <w:r>
        <w:rPr>
          <w:rFonts w:hint="eastAsia"/>
          <w:sz w:val="24"/>
        </w:rPr>
        <w:t xml:space="preserve"> </w:t>
      </w:r>
      <w:r>
        <w:rPr>
          <w:sz w:val="24"/>
        </w:rPr>
        <w:t>Combinator</w:t>
      </w:r>
      <w:r>
        <w:rPr>
          <w:rFonts w:hint="eastAsia"/>
          <w:sz w:val="24"/>
        </w:rPr>
        <w:t>孵化</w:t>
      </w:r>
      <w:r>
        <w:rPr>
          <w:rFonts w:hint="eastAsia"/>
          <w:sz w:val="24"/>
          <w:vertAlign w:val="superscript"/>
        </w:rPr>
        <w:t>[</w:t>
      </w:r>
      <w:r>
        <w:rPr>
          <w:rFonts w:hint="default"/>
          <w:sz w:val="24"/>
          <w:vertAlign w:val="superscript"/>
          <w:lang w:val="en-IE"/>
        </w:rPr>
        <w:t>13</w:t>
      </w:r>
      <w:r>
        <w:rPr>
          <w:rFonts w:hint="eastAsia"/>
          <w:sz w:val="24"/>
          <w:vertAlign w:val="superscript"/>
        </w:rPr>
        <w:t>]</w:t>
      </w:r>
      <w:r>
        <w:rPr>
          <w:rFonts w:hint="eastAsia"/>
          <w:sz w:val="24"/>
        </w:rPr>
        <w:t>。该</w:t>
      </w:r>
      <w:r>
        <w:rPr>
          <w:sz w:val="24"/>
        </w:rPr>
        <w:t>API</w:t>
      </w:r>
      <w:r>
        <w:rPr>
          <w:rFonts w:hint="eastAsia"/>
          <w:sz w:val="24"/>
        </w:rPr>
        <w:t>提供股票、外汇和加密货币等金融资产的价格信息，支持实时报价、历史</w:t>
      </w:r>
      <w:r>
        <w:rPr>
          <w:sz w:val="24"/>
        </w:rPr>
        <w:t>K</w:t>
      </w:r>
      <w:r>
        <w:rPr>
          <w:rFonts w:hint="eastAsia"/>
          <w:sz w:val="24"/>
        </w:rPr>
        <w:t>线以及近百种技术指标。</w:t>
      </w:r>
    </w:p>
    <w:p w14:paraId="4D874154">
      <w:pPr>
        <w:spacing w:line="400" w:lineRule="exact"/>
        <w:ind w:firstLine="480" w:firstLineChars="200"/>
        <w:rPr>
          <w:sz w:val="24"/>
        </w:rPr>
      </w:pPr>
      <w:r>
        <w:rPr>
          <w:rFonts w:hint="eastAsia"/>
          <w:sz w:val="24"/>
        </w:rPr>
        <w:t>笔者调用</w:t>
      </w:r>
      <w:r>
        <w:rPr>
          <w:sz w:val="24"/>
        </w:rPr>
        <w:t>Alpha</w:t>
      </w:r>
      <w:r>
        <w:rPr>
          <w:rFonts w:hint="eastAsia"/>
          <w:sz w:val="24"/>
        </w:rPr>
        <w:t xml:space="preserve"> </w:t>
      </w:r>
      <w:r>
        <w:rPr>
          <w:sz w:val="24"/>
        </w:rPr>
        <w:t>Vantage</w:t>
      </w:r>
      <w:r>
        <w:rPr>
          <w:rFonts w:hint="eastAsia"/>
          <w:sz w:val="24"/>
        </w:rPr>
        <w:t>的</w:t>
      </w:r>
      <w:r>
        <w:rPr>
          <w:sz w:val="24"/>
        </w:rPr>
        <w:t>API</w:t>
      </w:r>
      <w:r>
        <w:rPr>
          <w:rFonts w:hint="eastAsia"/>
          <w:sz w:val="24"/>
        </w:rPr>
        <w:t>为</w:t>
      </w:r>
      <w:r>
        <w:rPr>
          <w:sz w:val="24"/>
        </w:rPr>
        <w:t>RESTful</w:t>
      </w:r>
      <w:r>
        <w:rPr>
          <w:rFonts w:hint="eastAsia"/>
          <w:sz w:val="24"/>
        </w:rPr>
        <w:t>风格，调用方式为</w:t>
      </w:r>
      <w:r>
        <w:rPr>
          <w:sz w:val="24"/>
        </w:rPr>
        <w:t>HTTP</w:t>
      </w:r>
      <w:r>
        <w:rPr>
          <w:rFonts w:hint="eastAsia"/>
          <w:sz w:val="24"/>
        </w:rPr>
        <w:t xml:space="preserve"> </w:t>
      </w:r>
      <w:r>
        <w:rPr>
          <w:sz w:val="24"/>
        </w:rPr>
        <w:t>GET</w:t>
      </w:r>
      <w:r>
        <w:rPr>
          <w:rFonts w:hint="eastAsia"/>
          <w:sz w:val="24"/>
        </w:rPr>
        <w:t>请求，基础</w:t>
      </w:r>
      <w:r>
        <w:rPr>
          <w:sz w:val="24"/>
        </w:rPr>
        <w:t>URL</w:t>
      </w:r>
      <w:r>
        <w:rPr>
          <w:rFonts w:hint="eastAsia"/>
          <w:sz w:val="24"/>
        </w:rPr>
        <w:t>为</w:t>
      </w:r>
      <w:r>
        <w:rPr>
          <w:sz w:val="24"/>
        </w:rPr>
        <w:t>https</w:t>
      </w:r>
      <w:r>
        <w:rPr>
          <w:rFonts w:hint="eastAsia"/>
          <w:sz w:val="24"/>
        </w:rPr>
        <w:t>://</w:t>
      </w:r>
      <w:r>
        <w:rPr>
          <w:sz w:val="24"/>
        </w:rPr>
        <w:t>www</w:t>
      </w:r>
      <w:r>
        <w:rPr>
          <w:rFonts w:hint="eastAsia"/>
          <w:sz w:val="24"/>
        </w:rPr>
        <w:t>.</w:t>
      </w:r>
      <w:r>
        <w:rPr>
          <w:sz w:val="24"/>
        </w:rPr>
        <w:t>alphavantage</w:t>
      </w:r>
      <w:r>
        <w:rPr>
          <w:rFonts w:hint="eastAsia"/>
          <w:sz w:val="24"/>
        </w:rPr>
        <w:t>.</w:t>
      </w:r>
      <w:r>
        <w:rPr>
          <w:sz w:val="24"/>
        </w:rPr>
        <w:t>co</w:t>
      </w:r>
      <w:r>
        <w:rPr>
          <w:rFonts w:hint="eastAsia"/>
          <w:sz w:val="24"/>
        </w:rPr>
        <w:t>/</w:t>
      </w:r>
      <w:r>
        <w:rPr>
          <w:sz w:val="24"/>
        </w:rPr>
        <w:t>query</w:t>
      </w:r>
      <w:r>
        <w:rPr>
          <w:rFonts w:hint="eastAsia"/>
          <w:sz w:val="24"/>
        </w:rPr>
        <w:t>。请求参数主要包括</w:t>
      </w:r>
      <w:r>
        <w:rPr>
          <w:sz w:val="24"/>
        </w:rPr>
        <w:t>function</w:t>
      </w:r>
      <w:r>
        <w:rPr>
          <w:rFonts w:hint="eastAsia"/>
          <w:sz w:val="24"/>
        </w:rPr>
        <w:t>（指定数据类型，如</w:t>
      </w:r>
      <w:r>
        <w:rPr>
          <w:sz w:val="24"/>
        </w:rPr>
        <w:t>TIME</w:t>
      </w:r>
      <w:r>
        <w:rPr>
          <w:rFonts w:hint="eastAsia"/>
          <w:sz w:val="24"/>
        </w:rPr>
        <w:t>_</w:t>
      </w:r>
      <w:r>
        <w:rPr>
          <w:sz w:val="24"/>
        </w:rPr>
        <w:t>SERIES</w:t>
      </w:r>
      <w:r>
        <w:rPr>
          <w:rFonts w:hint="eastAsia"/>
          <w:sz w:val="24"/>
        </w:rPr>
        <w:t>_</w:t>
      </w:r>
      <w:r>
        <w:rPr>
          <w:sz w:val="24"/>
        </w:rPr>
        <w:t>DAILY</w:t>
      </w:r>
      <w:r>
        <w:rPr>
          <w:rFonts w:hint="eastAsia"/>
          <w:sz w:val="24"/>
        </w:rPr>
        <w:t>表示日线数据）、</w:t>
      </w:r>
      <w:r>
        <w:rPr>
          <w:sz w:val="24"/>
        </w:rPr>
        <w:t>symbol</w:t>
      </w:r>
      <w:r>
        <w:rPr>
          <w:rFonts w:hint="eastAsia"/>
          <w:sz w:val="24"/>
        </w:rPr>
        <w:t>（股票代码）和</w:t>
      </w:r>
      <w:r>
        <w:rPr>
          <w:sz w:val="24"/>
        </w:rPr>
        <w:t>apikey</w:t>
      </w:r>
      <w:r>
        <w:rPr>
          <w:rFonts w:hint="eastAsia"/>
          <w:sz w:val="24"/>
        </w:rPr>
        <w:t>（用户身份凭证），笔者阅读接入文档后，处理返回的</w:t>
      </w:r>
      <w:r>
        <w:rPr>
          <w:sz w:val="24"/>
        </w:rPr>
        <w:t>JSON</w:t>
      </w:r>
      <w:r>
        <w:rPr>
          <w:rFonts w:hint="eastAsia"/>
          <w:sz w:val="24"/>
        </w:rPr>
        <w:t>格式数据。</w:t>
      </w:r>
    </w:p>
    <w:p w14:paraId="58E20244">
      <w:pPr>
        <w:spacing w:line="400" w:lineRule="exact"/>
        <w:ind w:firstLine="480" w:firstLineChars="200"/>
        <w:rPr>
          <w:sz w:val="24"/>
        </w:rPr>
      </w:pPr>
      <w:r>
        <w:rPr>
          <w:rFonts w:hint="eastAsia"/>
          <w:sz w:val="24"/>
        </w:rPr>
        <w:t>考虑到本系统并未商用，所以笔者选择了接入免费的</w:t>
      </w:r>
      <w:r>
        <w:rPr>
          <w:sz w:val="24"/>
        </w:rPr>
        <w:t>API</w:t>
      </w:r>
      <w:r>
        <w:rPr>
          <w:rFonts w:hint="eastAsia"/>
          <w:sz w:val="24"/>
        </w:rPr>
        <w:t>，因其存在调用频率和日调用总量的限制，笔者还设计了一套数据缓存策略，来降低使用数据</w:t>
      </w:r>
      <w:r>
        <w:rPr>
          <w:sz w:val="24"/>
        </w:rPr>
        <w:t>API</w:t>
      </w:r>
      <w:r>
        <w:rPr>
          <w:rFonts w:hint="eastAsia"/>
          <w:sz w:val="24"/>
        </w:rPr>
        <w:t>的频率，这将在后文详细介绍。</w:t>
      </w:r>
    </w:p>
    <w:p w14:paraId="717DC0DE">
      <w:pPr>
        <w:pStyle w:val="11"/>
        <w:spacing w:line="400" w:lineRule="exact"/>
        <w:outlineLvl w:val="1"/>
        <w:rPr>
          <w:rFonts w:ascii="黑体" w:eastAsia="黑体"/>
          <w:sz w:val="30"/>
        </w:rPr>
      </w:pPr>
      <w:bookmarkStart w:id="13" w:name="_Toc16986"/>
      <w:r>
        <w:rPr>
          <w:rFonts w:hint="eastAsia" w:ascii="黑体" w:eastAsia="黑体"/>
          <w:sz w:val="30"/>
        </w:rPr>
        <w:t xml:space="preserve">2.3 </w:t>
      </w:r>
      <w:r>
        <w:rPr>
          <w:rFonts w:ascii="Times New Roman" w:hAnsi="Times New Roman" w:eastAsia="黑体"/>
          <w:sz w:val="24"/>
        </w:rPr>
        <w:t>LangChain</w:t>
      </w:r>
      <w:r>
        <w:rPr>
          <w:rFonts w:hint="eastAsia" w:ascii="黑体" w:eastAsia="黑体"/>
          <w:sz w:val="30"/>
        </w:rPr>
        <w:t>4</w:t>
      </w:r>
      <w:r>
        <w:rPr>
          <w:rFonts w:ascii="Times New Roman" w:hAnsi="Times New Roman" w:eastAsia="黑体"/>
          <w:sz w:val="24"/>
        </w:rPr>
        <w:t>j</w:t>
      </w:r>
      <w:r>
        <w:rPr>
          <w:rFonts w:hint="eastAsia" w:ascii="黑体" w:eastAsia="黑体"/>
          <w:sz w:val="30"/>
        </w:rPr>
        <w:t>大模型调用框架</w:t>
      </w:r>
      <w:bookmarkEnd w:id="13"/>
    </w:p>
    <w:p w14:paraId="005D008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是新兴的、结合</w:t>
      </w:r>
      <w:r>
        <w:rPr>
          <w:sz w:val="24"/>
        </w:rPr>
        <w:t>Java</w:t>
      </w:r>
      <w:r>
        <w:rPr>
          <w:rFonts w:hint="eastAsia"/>
          <w:sz w:val="24"/>
        </w:rPr>
        <w:t>生态的</w:t>
      </w:r>
      <w:r>
        <w:rPr>
          <w:sz w:val="24"/>
        </w:rPr>
        <w:t>Agent</w:t>
      </w:r>
      <w:r>
        <w:rPr>
          <w:rFonts w:hint="eastAsia"/>
          <w:sz w:val="24"/>
        </w:rPr>
        <w:t>开发框架</w:t>
      </w:r>
      <w:r>
        <w:rPr>
          <w:rFonts w:hint="eastAsia"/>
          <w:sz w:val="24"/>
          <w:vertAlign w:val="superscript"/>
        </w:rPr>
        <w:t>[1</w:t>
      </w:r>
      <w:r>
        <w:rPr>
          <w:rFonts w:hint="default"/>
          <w:sz w:val="24"/>
          <w:vertAlign w:val="superscript"/>
          <w:lang w:val="en-IE"/>
        </w:rPr>
        <w:t>4</w:t>
      </w:r>
      <w:r>
        <w:rPr>
          <w:rFonts w:hint="eastAsia"/>
          <w:sz w:val="24"/>
          <w:vertAlign w:val="superscript"/>
        </w:rPr>
        <w:t>]</w:t>
      </w:r>
      <w:r>
        <w:rPr>
          <w:rFonts w:hint="eastAsia"/>
          <w:sz w:val="24"/>
        </w:rPr>
        <w:t>，它填补了</w:t>
      </w:r>
      <w:r>
        <w:rPr>
          <w:sz w:val="24"/>
        </w:rPr>
        <w:t>Java</w:t>
      </w:r>
      <w:r>
        <w:rPr>
          <w:rFonts w:hint="eastAsia"/>
          <w:sz w:val="24"/>
        </w:rPr>
        <w:t>-</w:t>
      </w:r>
      <w:r>
        <w:rPr>
          <w:sz w:val="24"/>
        </w:rPr>
        <w:t>Spring</w:t>
      </w:r>
      <w:r>
        <w:rPr>
          <w:rFonts w:hint="eastAsia"/>
          <w:sz w:val="24"/>
        </w:rPr>
        <w:t>生态与</w:t>
      </w:r>
      <w:r>
        <w:rPr>
          <w:sz w:val="24"/>
        </w:rPr>
        <w:t>LLM</w:t>
      </w:r>
      <w:r>
        <w:rPr>
          <w:rFonts w:hint="eastAsia"/>
          <w:sz w:val="24"/>
        </w:rPr>
        <w:t>生态之间的适配缺口，它的核心目的是让开发者能够用符合</w:t>
      </w:r>
      <w:r>
        <w:rPr>
          <w:sz w:val="24"/>
        </w:rPr>
        <w:t>Java</w:t>
      </w:r>
      <w:r>
        <w:rPr>
          <w:rFonts w:hint="eastAsia"/>
          <w:sz w:val="24"/>
        </w:rPr>
        <w:t>习惯的方式在程序中集成</w:t>
      </w:r>
      <w:r>
        <w:rPr>
          <w:sz w:val="24"/>
        </w:rPr>
        <w:t>LLM</w:t>
      </w:r>
      <w:r>
        <w:rPr>
          <w:rFonts w:hint="eastAsia"/>
          <w:sz w:val="24"/>
        </w:rPr>
        <w:t>的推理能力。在该框架下，笔者就避免了冗杂的</w:t>
      </w:r>
      <w:r>
        <w:rPr>
          <w:sz w:val="24"/>
        </w:rPr>
        <w:t>HTTP</w:t>
      </w:r>
      <w:r>
        <w:rPr>
          <w:rFonts w:hint="eastAsia"/>
          <w:sz w:val="24"/>
        </w:rPr>
        <w:t>调用、</w:t>
      </w:r>
      <w:r>
        <w:rPr>
          <w:sz w:val="24"/>
        </w:rPr>
        <w:t>JSON</w:t>
      </w:r>
      <w:r>
        <w:rPr>
          <w:rFonts w:hint="eastAsia"/>
          <w:sz w:val="24"/>
        </w:rPr>
        <w:t>解析和手动管理对话上下文等繁琐易错的细节。</w:t>
      </w:r>
    </w:p>
    <w:p w14:paraId="0AE9387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提供了一系列功能，其中与本系统最相关的两个概念是@</w:t>
      </w:r>
      <w:r>
        <w:rPr>
          <w:sz w:val="24"/>
        </w:rPr>
        <w:t>Tool</w:t>
      </w:r>
      <w:r>
        <w:rPr>
          <w:rFonts w:hint="eastAsia"/>
          <w:sz w:val="24"/>
        </w:rPr>
        <w:t>注解和</w:t>
      </w:r>
      <w:r>
        <w:rPr>
          <w:sz w:val="24"/>
        </w:rPr>
        <w:t>AiServices</w:t>
      </w:r>
      <w:r>
        <w:rPr>
          <w:rFonts w:hint="eastAsia"/>
          <w:sz w:val="24"/>
        </w:rPr>
        <w:t>代理。</w:t>
      </w:r>
    </w:p>
    <w:p w14:paraId="30273041">
      <w:pPr>
        <w:spacing w:line="400" w:lineRule="exact"/>
        <w:outlineLvl w:val="2"/>
        <w:rPr>
          <w:rFonts w:hint="eastAsia" w:ascii="黑体" w:hAnsi="黑体" w:eastAsia="黑体" w:cs="黑体"/>
          <w:sz w:val="28"/>
          <w:szCs w:val="28"/>
        </w:rPr>
      </w:pPr>
      <w:bookmarkStart w:id="14" w:name="_Toc1418"/>
      <w:r>
        <w:rPr>
          <w:rFonts w:hint="eastAsia" w:ascii="黑体" w:hAnsi="黑体" w:eastAsia="黑体" w:cs="黑体"/>
          <w:sz w:val="28"/>
          <w:szCs w:val="28"/>
        </w:rPr>
        <w:t>2.3.1 @</w:t>
      </w:r>
      <w:r>
        <w:rPr>
          <w:rFonts w:eastAsia="黑体"/>
          <w:sz w:val="24"/>
        </w:rPr>
        <w:t>Tool</w:t>
      </w:r>
      <w:r>
        <w:rPr>
          <w:rFonts w:hint="eastAsia" w:ascii="黑体" w:hAnsi="黑体" w:eastAsia="黑体" w:cs="黑体"/>
          <w:sz w:val="28"/>
          <w:szCs w:val="28"/>
        </w:rPr>
        <w:t>注解</w:t>
      </w:r>
      <w:bookmarkEnd w:id="14"/>
    </w:p>
    <w:p w14:paraId="6A72F05D">
      <w:pPr>
        <w:spacing w:line="400" w:lineRule="exact"/>
        <w:ind w:firstLine="480" w:firstLineChars="200"/>
        <w:rPr>
          <w:sz w:val="24"/>
        </w:rPr>
      </w:pPr>
      <w:r>
        <w:rPr>
          <w:sz w:val="24"/>
        </w:rPr>
        <w:t>Tool</w:t>
      </w:r>
      <w:r>
        <w:rPr>
          <w:rFonts w:hint="eastAsia"/>
          <w:sz w:val="24"/>
        </w:rPr>
        <w:t>注解可以将普通的</w:t>
      </w:r>
      <w:r>
        <w:rPr>
          <w:sz w:val="24"/>
        </w:rPr>
        <w:t>Java</w:t>
      </w:r>
      <w:r>
        <w:rPr>
          <w:rFonts w:hint="eastAsia"/>
          <w:sz w:val="24"/>
        </w:rPr>
        <w:t>方法标注为可供大模型调用的工具。框架在启动时会通过反射获取</w:t>
      </w:r>
      <w:r>
        <w:rPr>
          <w:sz w:val="24"/>
        </w:rPr>
        <w:t>Java</w:t>
      </w:r>
      <w:r>
        <w:rPr>
          <w:rFonts w:hint="eastAsia"/>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sz w:val="24"/>
        </w:rPr>
        <w:t>Java</w:t>
      </w:r>
      <w:r>
        <w:rPr>
          <w:rFonts w:hint="eastAsia"/>
          <w:sz w:val="24"/>
        </w:rPr>
        <w:t>方法，并将返回值反馈给模型以生成最终回复。</w:t>
      </w:r>
    </w:p>
    <w:p w14:paraId="567C0AAB">
      <w:pPr>
        <w:spacing w:line="400" w:lineRule="exact"/>
        <w:ind w:firstLine="480" w:firstLineChars="200"/>
        <w:rPr>
          <w:sz w:val="24"/>
        </w:rPr>
      </w:pPr>
      <w:r>
        <w:rPr>
          <w:rFonts w:hint="eastAsia"/>
          <w:sz w:val="24"/>
        </w:rPr>
        <w:t>笔者在</w:t>
      </w:r>
      <w:r>
        <w:rPr>
          <w:sz w:val="24"/>
        </w:rPr>
        <w:t>Tool</w:t>
      </w:r>
      <w:r>
        <w:rPr>
          <w:rFonts w:hint="eastAsia"/>
          <w:sz w:val="24"/>
        </w:rPr>
        <w:t>注解中填入了交易所买卖的功能描述，大模型会依据该描述判断应该传入哪些参数，这将直接影响工具调用的结果，具体的使用如下</w:t>
      </w:r>
    </w:p>
    <w:p w14:paraId="6FB23369">
      <w:pPr>
        <w:widowControl/>
        <w:shd w:val="clear" w:color="auto" w:fill="F8F8F8"/>
        <w:jc w:val="left"/>
        <w:rPr>
          <w:rFonts w:ascii="Consolas" w:hAnsi="Consolas" w:eastAsia="Consolas" w:cs="Consolas"/>
          <w:color w:val="4078F2"/>
          <w:kern w:val="0"/>
          <w:szCs w:val="21"/>
          <w:shd w:val="clear" w:color="auto" w:fill="FAFAFA"/>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226B3590">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Boolean buy(Integer </w:t>
      </w:r>
      <w:r>
        <w:rPr>
          <w:rFonts w:hint="eastAsia" w:ascii="Consolas" w:hAnsi="Consolas" w:eastAsia="Consolas" w:cs="Consolas"/>
          <w:color w:val="383A42"/>
          <w:kern w:val="0"/>
          <w:szCs w:val="21"/>
          <w:shd w:val="clear" w:color="auto" w:fill="F8F8F8"/>
          <w:lang w:bidi="ar"/>
        </w:rPr>
        <w:t>amount</w:t>
      </w:r>
      <w:r>
        <w:rPr>
          <w:rFonts w:ascii="Consolas" w:hAnsi="Consolas" w:eastAsia="Consolas" w:cs="Consolas"/>
          <w:color w:val="383A42"/>
          <w:kern w:val="0"/>
          <w:szCs w:val="21"/>
          <w:shd w:val="clear" w:color="auto" w:fill="F8F8F8"/>
          <w:lang w:bidi="ar"/>
        </w:rPr>
        <w:t>, String </w:t>
      </w:r>
      <w:r>
        <w:rPr>
          <w:rFonts w:hint="eastAsia" w:ascii="Consolas" w:hAnsi="Consolas" w:eastAsia="Consolas" w:cs="Consolas"/>
          <w:color w:val="383A42"/>
          <w:kern w:val="0"/>
          <w:szCs w:val="21"/>
          <w:shd w:val="clear" w:color="auto" w:fill="F8F8F8"/>
          <w:lang w:bidi="ar"/>
        </w:rPr>
        <w:t>symbol</w:t>
      </w:r>
      <w:r>
        <w:rPr>
          <w:rFonts w:ascii="Consolas" w:hAnsi="Consolas" w:eastAsia="Consolas" w:cs="Consolas"/>
          <w:color w:val="383A42"/>
          <w:kern w:val="0"/>
          <w:szCs w:val="21"/>
          <w:shd w:val="clear" w:color="auto" w:fill="F8F8F8"/>
          <w:lang w:bidi="ar"/>
        </w:rPr>
        <w:t>);</w:t>
      </w:r>
    </w:p>
    <w:p w14:paraId="05F296E1">
      <w:pPr>
        <w:spacing w:line="400" w:lineRule="exact"/>
        <w:outlineLvl w:val="2"/>
        <w:rPr>
          <w:rFonts w:hint="eastAsia" w:ascii="黑体" w:hAnsi="黑体" w:eastAsia="黑体" w:cs="黑体"/>
          <w:sz w:val="28"/>
          <w:szCs w:val="28"/>
        </w:rPr>
      </w:pPr>
      <w:bookmarkStart w:id="15" w:name="_Toc24849"/>
      <w:r>
        <w:rPr>
          <w:rFonts w:hint="eastAsia" w:ascii="黑体" w:hAnsi="黑体" w:eastAsia="黑体" w:cs="黑体"/>
          <w:sz w:val="28"/>
          <w:szCs w:val="28"/>
        </w:rPr>
        <w:t xml:space="preserve">2.3.2 </w:t>
      </w:r>
      <w:r>
        <w:rPr>
          <w:rFonts w:eastAsia="黑体"/>
          <w:sz w:val="24"/>
        </w:rPr>
        <w:t>AiServices</w:t>
      </w:r>
      <w:r>
        <w:rPr>
          <w:rFonts w:hint="eastAsia" w:ascii="黑体" w:hAnsi="黑体" w:eastAsia="黑体" w:cs="黑体"/>
          <w:sz w:val="28"/>
          <w:szCs w:val="28"/>
        </w:rPr>
        <w:t>代理机制</w:t>
      </w:r>
      <w:bookmarkEnd w:id="15"/>
    </w:p>
    <w:p w14:paraId="4692E6BE">
      <w:pPr>
        <w:spacing w:line="400" w:lineRule="exact"/>
        <w:ind w:firstLine="480" w:firstLineChars="200"/>
        <w:rPr>
          <w:sz w:val="24"/>
        </w:rPr>
      </w:pPr>
      <w:r>
        <w:rPr>
          <w:sz w:val="24"/>
        </w:rPr>
        <w:t>AiServices</w:t>
      </w:r>
      <w:r>
        <w:rPr>
          <w:rFonts w:hint="eastAsia"/>
          <w:sz w:val="24"/>
        </w:rPr>
        <w:t>是</w:t>
      </w:r>
      <w:r>
        <w:rPr>
          <w:sz w:val="24"/>
        </w:rPr>
        <w:t>LangChain</w:t>
      </w:r>
      <w:r>
        <w:rPr>
          <w:rFonts w:hint="eastAsia"/>
          <w:sz w:val="24"/>
        </w:rPr>
        <w:t>4</w:t>
      </w:r>
      <w:r>
        <w:rPr>
          <w:sz w:val="24"/>
        </w:rPr>
        <w:t>j</w:t>
      </w:r>
      <w:r>
        <w:rPr>
          <w:rFonts w:hint="eastAsia"/>
          <w:sz w:val="24"/>
        </w:rPr>
        <w:t>提供的另一个核心组件，其作用是将大模型封装为动态代理对象。开发者只需定义一个方法接口，通过</w:t>
      </w:r>
      <w:r>
        <w:rPr>
          <w:sz w:val="24"/>
        </w:rPr>
        <w:t>AiServices</w:t>
      </w:r>
      <w:r>
        <w:rPr>
          <w:rFonts w:hint="eastAsia"/>
          <w:sz w:val="24"/>
        </w:rPr>
        <w:t>.</w:t>
      </w:r>
      <w:r>
        <w:rPr>
          <w:sz w:val="24"/>
        </w:rPr>
        <w:t>Builder</w:t>
      </w:r>
      <w:r>
        <w:rPr>
          <w:rFonts w:hint="eastAsia"/>
          <w:sz w:val="24"/>
        </w:rPr>
        <w:t>注入配置后的基础大模型、</w:t>
      </w:r>
      <w:r>
        <w:rPr>
          <w:sz w:val="24"/>
        </w:rPr>
        <w:t>RAG</w:t>
      </w:r>
      <w:r>
        <w:rPr>
          <w:rFonts w:hint="eastAsia"/>
          <w:sz w:val="24"/>
        </w:rPr>
        <w:t>存储、和上文介绍的交易工具等，即可获得该接口的代理对象。</w:t>
      </w:r>
    </w:p>
    <w:p w14:paraId="0CAAD8EC">
      <w:pPr>
        <w:spacing w:line="400" w:lineRule="exact"/>
        <w:ind w:firstLine="480" w:firstLineChars="200"/>
        <w:rPr>
          <w:sz w:val="24"/>
        </w:rPr>
      </w:pPr>
      <w:r>
        <w:rPr>
          <w:rFonts w:hint="eastAsia"/>
          <w:sz w:val="24"/>
        </w:rPr>
        <w:t>开发者调用</w:t>
      </w:r>
      <w:r>
        <w:rPr>
          <w:sz w:val="24"/>
        </w:rPr>
        <w:t>AiServices</w:t>
      </w:r>
      <w:r>
        <w:rPr>
          <w:rFonts w:hint="eastAsia"/>
          <w:sz w:val="24"/>
        </w:rPr>
        <w:t>代理方法时，框架会自动进行提示词构建、请求发送、响应解析以及工具的调用，最终返回大模型输出的结果。这整个复杂的流程对开发者而言，只是一次普通的方法调用，这显著提升了可读性，降低了代码复杂度。</w:t>
      </w:r>
    </w:p>
    <w:p w14:paraId="11509DAB">
      <w:pPr>
        <w:pStyle w:val="11"/>
        <w:spacing w:line="400" w:lineRule="exact"/>
        <w:outlineLvl w:val="1"/>
        <w:rPr>
          <w:rFonts w:ascii="Times New Roman" w:hAnsi="Times New Roman"/>
          <w:sz w:val="24"/>
        </w:rPr>
      </w:pPr>
      <w:bookmarkStart w:id="16" w:name="_Toc10151"/>
      <w:r>
        <w:rPr>
          <w:rFonts w:hint="eastAsia" w:ascii="黑体" w:eastAsia="黑体"/>
          <w:sz w:val="30"/>
        </w:rPr>
        <w:t>2.4 区块链与智能合约相关技术</w:t>
      </w:r>
      <w:bookmarkEnd w:id="16"/>
    </w:p>
    <w:p w14:paraId="5CBD6AFB">
      <w:pPr>
        <w:spacing w:line="400" w:lineRule="exact"/>
        <w:outlineLvl w:val="2"/>
        <w:rPr>
          <w:sz w:val="24"/>
        </w:rPr>
      </w:pPr>
      <w:bookmarkStart w:id="17" w:name="_Toc12054"/>
      <w:r>
        <w:rPr>
          <w:rFonts w:hint="eastAsia" w:ascii="黑体" w:hAnsi="黑体" w:eastAsia="黑体" w:cs="黑体"/>
          <w:sz w:val="28"/>
          <w:szCs w:val="28"/>
        </w:rPr>
        <w:t>2.4.1 以太坊与</w:t>
      </w:r>
      <w:r>
        <w:rPr>
          <w:rFonts w:eastAsia="黑体"/>
          <w:sz w:val="24"/>
        </w:rPr>
        <w:t>ERC</w:t>
      </w:r>
      <w:r>
        <w:rPr>
          <w:rFonts w:hint="eastAsia" w:ascii="黑体" w:hAnsi="黑体" w:eastAsia="黑体" w:cs="黑体"/>
          <w:sz w:val="28"/>
          <w:szCs w:val="28"/>
        </w:rPr>
        <w:t>-20代币标准</w:t>
      </w:r>
      <w:bookmarkEnd w:id="17"/>
    </w:p>
    <w:p w14:paraId="69BE126C">
      <w:pPr>
        <w:spacing w:line="400" w:lineRule="exact"/>
        <w:ind w:firstLine="480" w:firstLineChars="200"/>
        <w:rPr>
          <w:sz w:val="24"/>
        </w:rPr>
      </w:pPr>
      <w:r>
        <w:rPr>
          <w:rFonts w:hint="eastAsia"/>
          <w:sz w:val="24"/>
        </w:rPr>
        <w:t>以太坊是最常用的支持智能合约的公链，开发者可以在其链上部署去中心化的</w:t>
      </w:r>
      <w:r>
        <w:rPr>
          <w:sz w:val="24"/>
        </w:rPr>
        <w:t>DAPP</w:t>
      </w:r>
      <w:r>
        <w:rPr>
          <w:rFonts w:hint="eastAsia"/>
          <w:sz w:val="24"/>
        </w:rPr>
        <w:t>。智能合约就是运行在以太坊虚拟机中的代码，</w:t>
      </w:r>
      <w:r>
        <w:rPr>
          <w:sz w:val="24"/>
        </w:rPr>
        <w:t>Pos</w:t>
      </w:r>
      <w:r>
        <w:rPr>
          <w:rFonts w:hint="eastAsia"/>
          <w:sz w:val="24"/>
        </w:rPr>
        <w:t>共识机制保证其执行结果不被篡改。</w:t>
      </w:r>
    </w:p>
    <w:p w14:paraId="3BD5A103">
      <w:pPr>
        <w:spacing w:line="400" w:lineRule="exact"/>
        <w:ind w:firstLine="480" w:firstLineChars="200"/>
        <w:rPr>
          <w:sz w:val="24"/>
        </w:rPr>
      </w:pPr>
      <w:r>
        <w:rPr>
          <w:rFonts w:hint="eastAsia"/>
          <w:sz w:val="24"/>
        </w:rPr>
        <w:t>而</w:t>
      </w:r>
      <w:r>
        <w:rPr>
          <w:sz w:val="24"/>
        </w:rPr>
        <w:t>ERC</w:t>
      </w:r>
      <w:r>
        <w:rPr>
          <w:rFonts w:hint="eastAsia"/>
          <w:sz w:val="24"/>
        </w:rPr>
        <w:t>-20是以太坊上最广泛使用的代币接口标准</w:t>
      </w:r>
      <w:r>
        <w:rPr>
          <w:rFonts w:hint="eastAsia"/>
          <w:sz w:val="24"/>
          <w:vertAlign w:val="superscript"/>
        </w:rPr>
        <w:t>[1</w:t>
      </w:r>
      <w:r>
        <w:rPr>
          <w:rFonts w:hint="default"/>
          <w:sz w:val="24"/>
          <w:vertAlign w:val="superscript"/>
          <w:lang w:val="en-IE"/>
        </w:rPr>
        <w:t>5</w:t>
      </w:r>
      <w:r>
        <w:rPr>
          <w:rFonts w:hint="eastAsia"/>
          <w:sz w:val="24"/>
          <w:vertAlign w:val="superscript"/>
        </w:rPr>
        <w:t>]</w:t>
      </w:r>
      <w:r>
        <w:rPr>
          <w:rFonts w:hint="eastAsia"/>
          <w:sz w:val="24"/>
        </w:rPr>
        <w:t>，遵循该标准的智能合约都要实现六个方法：</w:t>
      </w:r>
      <w:r>
        <w:rPr>
          <w:sz w:val="24"/>
        </w:rPr>
        <w:t>totalSupply</w:t>
      </w:r>
      <w:r>
        <w:rPr>
          <w:rFonts w:hint="eastAsia"/>
          <w:sz w:val="24"/>
        </w:rPr>
        <w:t>（返回总供应量）、</w:t>
      </w:r>
      <w:r>
        <w:rPr>
          <w:sz w:val="24"/>
        </w:rPr>
        <w:t>balanceOf</w:t>
      </w:r>
      <w:r>
        <w:rPr>
          <w:rFonts w:hint="eastAsia"/>
          <w:sz w:val="24"/>
        </w:rPr>
        <w:t>（查询地址余额）、</w:t>
      </w:r>
      <w:r>
        <w:rPr>
          <w:sz w:val="24"/>
        </w:rPr>
        <w:t>transfer</w:t>
      </w:r>
      <w:r>
        <w:rPr>
          <w:rFonts w:hint="eastAsia"/>
          <w:sz w:val="24"/>
        </w:rPr>
        <w:t>（转账）、</w:t>
      </w:r>
      <w:r>
        <w:rPr>
          <w:sz w:val="24"/>
        </w:rPr>
        <w:t>transferFrom</w:t>
      </w:r>
      <w:r>
        <w:rPr>
          <w:rFonts w:hint="eastAsia"/>
          <w:sz w:val="24"/>
        </w:rPr>
        <w:t>（授权转账）、</w:t>
      </w:r>
      <w:r>
        <w:rPr>
          <w:sz w:val="24"/>
        </w:rPr>
        <w:t>approve</w:t>
      </w:r>
      <w:r>
        <w:rPr>
          <w:rFonts w:hint="eastAsia"/>
          <w:sz w:val="24"/>
        </w:rPr>
        <w:t>（授权额度）和</w:t>
      </w:r>
      <w:r>
        <w:rPr>
          <w:sz w:val="24"/>
        </w:rPr>
        <w:t>allowance</w:t>
      </w:r>
      <w:r>
        <w:rPr>
          <w:rFonts w:hint="eastAsia"/>
          <w:sz w:val="24"/>
        </w:rPr>
        <w:t>（查询授权额度）。这六个接口实现了一个交易单位最基本的交易功能。</w:t>
      </w:r>
    </w:p>
    <w:p w14:paraId="0D8EB986">
      <w:pPr>
        <w:spacing w:line="400" w:lineRule="exact"/>
        <w:ind w:firstLine="480" w:firstLineChars="200"/>
        <w:rPr>
          <w:sz w:val="24"/>
        </w:rPr>
      </w:pPr>
      <w:r>
        <w:rPr>
          <w:rFonts w:hint="eastAsia"/>
          <w:sz w:val="24"/>
        </w:rPr>
        <w:t>统一的接口让各种钱包、交易所和工具能够无缝兼容任何合约，只要它符合</w:t>
      </w:r>
      <w:r>
        <w:rPr>
          <w:sz w:val="24"/>
        </w:rPr>
        <w:t>ERC</w:t>
      </w:r>
      <w:r>
        <w:rPr>
          <w:rFonts w:hint="eastAsia"/>
          <w:sz w:val="24"/>
        </w:rPr>
        <w:t>-20规范。本系统的测试代币也实现了</w:t>
      </w:r>
      <w:r>
        <w:rPr>
          <w:sz w:val="24"/>
        </w:rPr>
        <w:t>OpenZeppelin</w:t>
      </w:r>
      <w:r>
        <w:rPr>
          <w:rFonts w:hint="eastAsia"/>
          <w:sz w:val="24"/>
        </w:rPr>
        <w:t>提供的</w:t>
      </w:r>
      <w:r>
        <w:rPr>
          <w:sz w:val="24"/>
        </w:rPr>
        <w:t>ERC</w:t>
      </w:r>
      <w:r>
        <w:rPr>
          <w:rFonts w:hint="eastAsia"/>
          <w:sz w:val="24"/>
        </w:rPr>
        <w:t>-20标准，暴露给</w:t>
      </w:r>
      <w:r>
        <w:rPr>
          <w:sz w:val="24"/>
        </w:rPr>
        <w:t>AI</w:t>
      </w:r>
      <w:r>
        <w:rPr>
          <w:rFonts w:hint="eastAsia"/>
          <w:sz w:val="24"/>
        </w:rPr>
        <w:t>的买卖工具中，就涉及到测试链上</w:t>
      </w:r>
      <w:r>
        <w:rPr>
          <w:sz w:val="24"/>
        </w:rPr>
        <w:t>ERC</w:t>
      </w:r>
      <w:r>
        <w:rPr>
          <w:rFonts w:hint="eastAsia"/>
          <w:sz w:val="24"/>
        </w:rPr>
        <w:t>-20合约的调用。</w:t>
      </w:r>
    </w:p>
    <w:p w14:paraId="376FFD75">
      <w:pPr>
        <w:spacing w:line="400" w:lineRule="exact"/>
        <w:outlineLvl w:val="2"/>
        <w:rPr>
          <w:rFonts w:hint="eastAsia" w:ascii="黑体" w:hAnsi="黑体" w:eastAsia="黑体" w:cs="黑体"/>
          <w:sz w:val="28"/>
          <w:szCs w:val="28"/>
        </w:rPr>
      </w:pPr>
      <w:bookmarkStart w:id="18" w:name="_Toc4898"/>
      <w:r>
        <w:rPr>
          <w:rFonts w:hint="eastAsia" w:ascii="黑体" w:hAnsi="黑体" w:eastAsia="黑体" w:cs="黑体"/>
          <w:sz w:val="28"/>
          <w:szCs w:val="28"/>
        </w:rPr>
        <w:t xml:space="preserve">2.4.2 </w:t>
      </w:r>
      <w:r>
        <w:rPr>
          <w:rFonts w:eastAsia="黑体"/>
          <w:sz w:val="24"/>
        </w:rPr>
        <w:t>Web</w:t>
      </w:r>
      <w:r>
        <w:rPr>
          <w:rFonts w:hint="eastAsia" w:ascii="黑体" w:hAnsi="黑体" w:eastAsia="黑体" w:cs="黑体"/>
          <w:sz w:val="28"/>
          <w:szCs w:val="28"/>
        </w:rPr>
        <w:t>3</w:t>
      </w:r>
      <w:r>
        <w:rPr>
          <w:rFonts w:eastAsia="黑体"/>
          <w:sz w:val="24"/>
        </w:rPr>
        <w:t>j</w:t>
      </w:r>
      <w:r>
        <w:rPr>
          <w:rFonts w:hint="eastAsia" w:ascii="黑体" w:hAnsi="黑体" w:eastAsia="黑体" w:cs="黑体"/>
          <w:sz w:val="28"/>
          <w:szCs w:val="28"/>
        </w:rPr>
        <w:t>交互库</w:t>
      </w:r>
      <w:bookmarkEnd w:id="18"/>
    </w:p>
    <w:p w14:paraId="5E5B38AF">
      <w:pPr>
        <w:spacing w:line="400" w:lineRule="exact"/>
        <w:ind w:firstLine="480" w:firstLineChars="200"/>
        <w:rPr>
          <w:sz w:val="24"/>
        </w:rPr>
      </w:pPr>
      <w:r>
        <w:rPr>
          <w:sz w:val="24"/>
        </w:rPr>
        <w:t>Web</w:t>
      </w:r>
      <w:r>
        <w:rPr>
          <w:rFonts w:hint="eastAsia"/>
          <w:sz w:val="24"/>
        </w:rPr>
        <w:t>3</w:t>
      </w:r>
      <w:r>
        <w:rPr>
          <w:sz w:val="24"/>
        </w:rPr>
        <w:t>j</w:t>
      </w:r>
      <w:r>
        <w:rPr>
          <w:rFonts w:hint="eastAsia"/>
          <w:sz w:val="24"/>
        </w:rPr>
        <w:t>是一个用来让</w:t>
      </w:r>
      <w:r>
        <w:rPr>
          <w:sz w:val="24"/>
        </w:rPr>
        <w:t>Java</w:t>
      </w:r>
      <w:r>
        <w:rPr>
          <w:rFonts w:hint="eastAsia"/>
          <w:sz w:val="24"/>
        </w:rPr>
        <w:t>程序与以太坊节点进行交互的库</w:t>
      </w:r>
      <w:r>
        <w:rPr>
          <w:rFonts w:hint="eastAsia"/>
          <w:sz w:val="24"/>
          <w:vertAlign w:val="superscript"/>
        </w:rPr>
        <w:t>[1</w:t>
      </w:r>
      <w:r>
        <w:rPr>
          <w:rFonts w:hint="default"/>
          <w:sz w:val="24"/>
          <w:vertAlign w:val="superscript"/>
          <w:lang w:val="en-IE"/>
        </w:rPr>
        <w:t>6</w:t>
      </w:r>
      <w:r>
        <w:rPr>
          <w:rFonts w:hint="eastAsia"/>
          <w:sz w:val="24"/>
          <w:vertAlign w:val="superscript"/>
        </w:rPr>
        <w:t>]</w:t>
      </w:r>
      <w:r>
        <w:rPr>
          <w:rFonts w:hint="eastAsia"/>
          <w:sz w:val="24"/>
        </w:rPr>
        <w:t>。它封装了以太坊的</w:t>
      </w:r>
      <w:r>
        <w:rPr>
          <w:sz w:val="24"/>
        </w:rPr>
        <w:t>JSON</w:t>
      </w:r>
      <w:r>
        <w:rPr>
          <w:rFonts w:hint="eastAsia"/>
          <w:sz w:val="24"/>
        </w:rPr>
        <w:t>-</w:t>
      </w:r>
      <w:r>
        <w:rPr>
          <w:sz w:val="24"/>
        </w:rPr>
        <w:t>RPC</w:t>
      </w:r>
      <w:r>
        <w:rPr>
          <w:rFonts w:hint="eastAsia"/>
          <w:sz w:val="24"/>
        </w:rPr>
        <w:t>接口，为笔者这样的Java开发者提供了符合J</w:t>
      </w:r>
      <w:r>
        <w:rPr>
          <w:sz w:val="24"/>
        </w:rPr>
        <w:t>ava</w:t>
      </w:r>
      <w:r>
        <w:rPr>
          <w:rFonts w:hint="eastAsia"/>
          <w:sz w:val="24"/>
        </w:rPr>
        <w:t>逻辑的合约调用方式。</w:t>
      </w:r>
    </w:p>
    <w:p w14:paraId="6C9A80D7">
      <w:pPr>
        <w:spacing w:line="400" w:lineRule="exact"/>
        <w:ind w:firstLine="480" w:firstLineChars="200"/>
        <w:rPr>
          <w:sz w:val="24"/>
        </w:rPr>
      </w:pPr>
      <w:r>
        <w:rPr>
          <w:sz w:val="24"/>
        </w:rPr>
        <w:t>Web</w:t>
      </w:r>
      <w:r>
        <w:rPr>
          <w:rFonts w:hint="eastAsia"/>
          <w:sz w:val="24"/>
        </w:rPr>
        <w:t>3</w:t>
      </w:r>
      <w:r>
        <w:rPr>
          <w:sz w:val="24"/>
        </w:rPr>
        <w:t>j</w:t>
      </w:r>
      <w:r>
        <w:rPr>
          <w:rFonts w:hint="eastAsia"/>
          <w:sz w:val="24"/>
        </w:rPr>
        <w:t>的主要功能有：连接以太坊节点（</w:t>
      </w:r>
      <w:r>
        <w:rPr>
          <w:sz w:val="24"/>
        </w:rPr>
        <w:t>HTTP</w:t>
      </w:r>
      <w:r>
        <w:rPr>
          <w:rFonts w:hint="eastAsia"/>
          <w:sz w:val="24"/>
        </w:rPr>
        <w:t>和</w:t>
      </w:r>
      <w:r>
        <w:rPr>
          <w:sz w:val="24"/>
        </w:rPr>
        <w:t>IPC</w:t>
      </w:r>
      <w:r>
        <w:rPr>
          <w:rFonts w:hint="eastAsia"/>
          <w:sz w:val="24"/>
        </w:rPr>
        <w:t>）、管理账户与私钥、部署智能合约以及调用合约的读写函数等。它还提供了</w:t>
      </w:r>
      <w:r>
        <w:rPr>
          <w:sz w:val="24"/>
        </w:rPr>
        <w:t>client</w:t>
      </w:r>
      <w:r>
        <w:rPr>
          <w:rFonts w:hint="eastAsia"/>
          <w:sz w:val="24"/>
        </w:rPr>
        <w:t>工具和</w:t>
      </w:r>
      <w:r>
        <w:rPr>
          <w:sz w:val="24"/>
        </w:rPr>
        <w:t>Maven</w:t>
      </w:r>
      <w:r>
        <w:rPr>
          <w:rFonts w:hint="eastAsia"/>
          <w:sz w:val="24"/>
        </w:rPr>
        <w:t>插件，因此笔者提供</w:t>
      </w:r>
      <w:r>
        <w:rPr>
          <w:sz w:val="24"/>
        </w:rPr>
        <w:t>Solidity</w:t>
      </w:r>
      <w:r>
        <w:rPr>
          <w:rFonts w:hint="eastAsia"/>
          <w:sz w:val="24"/>
        </w:rPr>
        <w:t>合约的</w:t>
      </w:r>
      <w:r>
        <w:rPr>
          <w:sz w:val="24"/>
        </w:rPr>
        <w:t>ABI</w:t>
      </w:r>
      <w:r>
        <w:rPr>
          <w:rFonts w:hint="eastAsia"/>
          <w:sz w:val="24"/>
        </w:rPr>
        <w:t>和字节码就可生成对应的</w:t>
      </w:r>
      <w:r>
        <w:rPr>
          <w:sz w:val="24"/>
        </w:rPr>
        <w:t>Java</w:t>
      </w:r>
      <w:r>
        <w:rPr>
          <w:rFonts w:hint="eastAsia"/>
          <w:sz w:val="24"/>
        </w:rPr>
        <w:t>封装类，能够以面向对象的方式调用合约函数，而且无需手动连接以太坊节点、构造</w:t>
      </w:r>
      <w:r>
        <w:rPr>
          <w:sz w:val="24"/>
        </w:rPr>
        <w:t>JSON</w:t>
      </w:r>
      <w:r>
        <w:rPr>
          <w:rFonts w:hint="eastAsia"/>
          <w:sz w:val="24"/>
        </w:rPr>
        <w:t>-</w:t>
      </w:r>
      <w:r>
        <w:rPr>
          <w:sz w:val="24"/>
        </w:rPr>
        <w:t>RPC</w:t>
      </w:r>
      <w:r>
        <w:rPr>
          <w:rFonts w:hint="eastAsia"/>
          <w:sz w:val="24"/>
        </w:rPr>
        <w:t>请求和执行字节码文件等繁琐操作，极大地提升了笔者的开发效率。</w:t>
      </w:r>
    </w:p>
    <w:p w14:paraId="7E4DAE30">
      <w:pPr>
        <w:spacing w:line="400" w:lineRule="exact"/>
        <w:outlineLvl w:val="2"/>
        <w:rPr>
          <w:rFonts w:hint="eastAsia" w:ascii="黑体" w:hAnsi="黑体" w:eastAsia="黑体" w:cs="黑体"/>
          <w:sz w:val="28"/>
          <w:szCs w:val="28"/>
        </w:rPr>
      </w:pPr>
      <w:bookmarkStart w:id="19" w:name="_Toc5156"/>
      <w:r>
        <w:rPr>
          <w:rFonts w:hint="eastAsia" w:ascii="黑体" w:hAnsi="黑体" w:eastAsia="黑体" w:cs="黑体"/>
          <w:sz w:val="28"/>
          <w:szCs w:val="28"/>
        </w:rPr>
        <w:t xml:space="preserve">2.4.3 </w:t>
      </w:r>
      <w:r>
        <w:rPr>
          <w:rFonts w:eastAsia="黑体"/>
          <w:sz w:val="24"/>
        </w:rPr>
        <w:t>Ganache</w:t>
      </w:r>
      <w:r>
        <w:rPr>
          <w:rFonts w:hint="eastAsia" w:ascii="黑体" w:hAnsi="黑体" w:eastAsia="黑体" w:cs="黑体"/>
          <w:sz w:val="28"/>
          <w:szCs w:val="28"/>
        </w:rPr>
        <w:t>测试网络</w:t>
      </w:r>
      <w:bookmarkEnd w:id="19"/>
    </w:p>
    <w:p w14:paraId="052071D5">
      <w:pPr>
        <w:spacing w:line="400" w:lineRule="exact"/>
        <w:rPr>
          <w:sz w:val="24"/>
        </w:rPr>
        <w:sectPr>
          <w:headerReference r:id="rId17" w:type="default"/>
          <w:pgSz w:w="11906" w:h="16838"/>
          <w:pgMar w:top="1701" w:right="1418" w:bottom="1418" w:left="1418" w:header="907" w:footer="851" w:gutter="567"/>
          <w:cols w:space="720" w:num="1"/>
          <w:docGrid w:type="lines" w:linePitch="312" w:charSpace="0"/>
        </w:sectPr>
      </w:pPr>
      <w:r>
        <w:rPr>
          <w:sz w:val="24"/>
        </w:rPr>
        <w:t>Ganache</w:t>
      </w:r>
      <w:r>
        <w:rPr>
          <w:rFonts w:hint="eastAsia"/>
          <w:sz w:val="24"/>
        </w:rPr>
        <w:t>是以太坊开发工具套件</w:t>
      </w:r>
      <w:r>
        <w:rPr>
          <w:sz w:val="24"/>
        </w:rPr>
        <w:t>Truffle</w:t>
      </w:r>
      <w:r>
        <w:rPr>
          <w:rFonts w:hint="eastAsia"/>
          <w:sz w:val="24"/>
        </w:rPr>
        <w:t xml:space="preserve"> </w:t>
      </w:r>
      <w:r>
        <w:rPr>
          <w:sz w:val="24"/>
        </w:rPr>
        <w:t>Suite</w:t>
      </w:r>
      <w:r>
        <w:rPr>
          <w:rFonts w:hint="eastAsia"/>
          <w:sz w:val="24"/>
        </w:rPr>
        <w:t>的一部分</w:t>
      </w:r>
      <w:r>
        <w:rPr>
          <w:rFonts w:hint="eastAsia"/>
          <w:sz w:val="24"/>
          <w:vertAlign w:val="superscript"/>
        </w:rPr>
        <w:t>[1</w:t>
      </w:r>
      <w:r>
        <w:rPr>
          <w:rFonts w:hint="default"/>
          <w:sz w:val="24"/>
          <w:vertAlign w:val="superscript"/>
          <w:lang w:val="en-IE"/>
        </w:rPr>
        <w:t>7</w:t>
      </w:r>
      <w:r>
        <w:rPr>
          <w:rFonts w:hint="eastAsia"/>
          <w:sz w:val="24"/>
          <w:vertAlign w:val="superscript"/>
        </w:rPr>
        <w:t>]</w:t>
      </w:r>
      <w:r>
        <w:rPr>
          <w:rFonts w:hint="eastAsia"/>
          <w:sz w:val="24"/>
        </w:rPr>
        <w:t>，该组件可以在本地快速搭建以太坊测试网络。</w:t>
      </w:r>
      <w:r>
        <w:rPr>
          <w:sz w:val="24"/>
        </w:rPr>
        <w:t>Ganache</w:t>
      </w:r>
      <w:r>
        <w:rPr>
          <w:rFonts w:hint="eastAsia"/>
          <w:sz w:val="24"/>
        </w:rPr>
        <w:t>启动后会在本机运行一个完整的以太坊节点，其图形界面允许开发者逐块查看链上发生的交易、查看账户余额变化以及调试合约执行。由于是本地私有链，</w:t>
      </w:r>
      <w:r>
        <w:rPr>
          <w:sz w:val="24"/>
        </w:rPr>
        <w:t>Gas</w:t>
      </w:r>
      <w:r>
        <w:rPr>
          <w:rFonts w:hint="eastAsia"/>
          <w:sz w:val="24"/>
        </w:rPr>
        <w:t>费用可设为零，这简化了系统的复杂度，让Agent更专注于彼此间的推理博弈，非常适合开发和测试阶段的快速迭代。</w:t>
      </w:r>
    </w:p>
    <w:p w14:paraId="48BBBEBD">
      <w:pPr>
        <w:spacing w:line="400" w:lineRule="exact"/>
        <w:rPr>
          <w:sz w:val="24"/>
        </w:rPr>
      </w:pPr>
    </w:p>
    <w:p w14:paraId="659121A3">
      <w:pPr>
        <w:spacing w:line="400" w:lineRule="exact"/>
        <w:jc w:val="center"/>
        <w:outlineLvl w:val="0"/>
        <w:rPr>
          <w:rFonts w:ascii="黑体" w:eastAsia="黑体"/>
          <w:sz w:val="32"/>
        </w:rPr>
      </w:pPr>
      <w:bookmarkStart w:id="20" w:name="_Toc29985"/>
      <w:r>
        <w:rPr>
          <w:rFonts w:hint="eastAsia" w:ascii="黑体" w:eastAsia="黑体"/>
          <w:sz w:val="32"/>
        </w:rPr>
        <w:t xml:space="preserve">3 </w:t>
      </w:r>
      <w:r>
        <w:rPr>
          <w:rFonts w:hint="eastAsia" w:ascii="黑体" w:eastAsia="黑体"/>
          <w:sz w:val="32"/>
          <w:lang w:eastAsia="zh-CN"/>
        </w:rPr>
        <w:t>模拟交易所</w:t>
      </w:r>
      <w:commentRangeStart w:id="2"/>
      <w:r>
        <w:rPr>
          <w:rFonts w:hint="eastAsia" w:ascii="黑体" w:eastAsia="黑体"/>
          <w:sz w:val="32"/>
        </w:rPr>
        <w:t>系统需求分析</w:t>
      </w:r>
      <w:bookmarkEnd w:id="20"/>
      <w:commentRangeEnd w:id="2"/>
      <w:r>
        <w:rPr>
          <w:rStyle w:val="31"/>
          <w:rFonts w:ascii="黑体" w:eastAsia="黑体"/>
          <w:sz w:val="32"/>
          <w:szCs w:val="24"/>
        </w:rPr>
        <w:commentReference w:id="2"/>
      </w:r>
    </w:p>
    <w:p w14:paraId="0BC46746">
      <w:pPr>
        <w:spacing w:line="400" w:lineRule="exact"/>
        <w:jc w:val="center"/>
        <w:rPr>
          <w:rFonts w:ascii="黑体" w:eastAsia="黑体"/>
          <w:sz w:val="32"/>
        </w:rPr>
      </w:pPr>
    </w:p>
    <w:p w14:paraId="08BAA1FA">
      <w:pPr>
        <w:spacing w:line="400" w:lineRule="exact"/>
        <w:ind w:firstLine="480" w:firstLineChars="200"/>
        <w:rPr>
          <w:sz w:val="24"/>
        </w:rPr>
      </w:pPr>
      <w:r>
        <w:rPr>
          <w:rFonts w:hint="eastAsia"/>
          <w:sz w:val="24"/>
        </w:rPr>
        <w:t>本章的主题是，系统到底要做什么，不做什么。在动手写代码之前，先把功能和非功能的要求理清楚，给后续设计和实现一个明确的标准。笔者将先阐述系统的使用场景和角色，然后分三个模块列出功能性需求，最后探讨非功能性需求。</w:t>
      </w:r>
    </w:p>
    <w:p w14:paraId="7AE4BA79">
      <w:pPr>
        <w:pStyle w:val="11"/>
        <w:spacing w:line="400" w:lineRule="exact"/>
        <w:outlineLvl w:val="1"/>
        <w:rPr>
          <w:rFonts w:hint="eastAsia" w:ascii="黑体" w:eastAsia="黑体"/>
          <w:sz w:val="30"/>
          <w:lang w:eastAsia="zh-CN"/>
        </w:rPr>
      </w:pPr>
      <w:bookmarkStart w:id="21" w:name="_Toc9165"/>
      <w:r>
        <w:rPr>
          <w:rFonts w:hint="eastAsia" w:ascii="黑体" w:eastAsia="黑体"/>
          <w:sz w:val="30"/>
        </w:rPr>
        <w:t xml:space="preserve">3.1 </w:t>
      </w:r>
      <w:commentRangeStart w:id="3"/>
      <w:r>
        <w:rPr>
          <w:rFonts w:hint="eastAsia" w:ascii="黑体" w:eastAsia="黑体"/>
          <w:sz w:val="30"/>
        </w:rPr>
        <w:t>系统使用场景</w:t>
      </w:r>
      <w:bookmarkEnd w:id="21"/>
      <w:commentRangeEnd w:id="3"/>
      <w:r>
        <w:rPr>
          <w:rStyle w:val="31"/>
          <w:rFonts w:ascii="黑体" w:eastAsia="黑体"/>
          <w:sz w:val="30"/>
          <w:szCs w:val="24"/>
        </w:rPr>
        <w:commentReference w:id="3"/>
      </w:r>
      <w:r>
        <w:rPr>
          <w:rStyle w:val="31"/>
          <w:rFonts w:hint="eastAsia" w:ascii="黑体" w:eastAsia="黑体"/>
          <w:sz w:val="30"/>
          <w:szCs w:val="24"/>
          <w:lang w:eastAsia="zh-CN"/>
        </w:rPr>
        <w:t>和角色</w:t>
      </w:r>
    </w:p>
    <w:p w14:paraId="33D2BF2D">
      <w:pPr>
        <w:spacing w:line="400" w:lineRule="exact"/>
        <w:ind w:firstLine="480" w:firstLineChars="200"/>
        <w:rPr>
          <w:rFonts w:hint="eastAsia" w:eastAsia="宋体"/>
          <w:sz w:val="24"/>
          <w:lang w:eastAsia="zh-CN"/>
        </w:rPr>
      </w:pPr>
      <w:r>
        <w:rPr>
          <w:rFonts w:hint="eastAsia"/>
          <w:sz w:val="24"/>
        </w:rPr>
        <w:t>本系统的使用</w:t>
      </w:r>
      <w:r>
        <w:rPr>
          <w:rFonts w:hint="eastAsia"/>
          <w:sz w:val="24"/>
          <w:lang w:eastAsia="zh-CN"/>
        </w:rPr>
        <w:t>角色</w:t>
      </w:r>
      <w:r>
        <w:rPr>
          <w:rFonts w:hint="eastAsia"/>
          <w:sz w:val="24"/>
        </w:rPr>
        <w:t>主要是对</w:t>
      </w:r>
      <w:r>
        <w:rPr>
          <w:sz w:val="24"/>
        </w:rPr>
        <w:t>AI</w:t>
      </w:r>
      <w:r>
        <w:rPr>
          <w:rFonts w:hint="eastAsia"/>
          <w:sz w:val="24"/>
        </w:rPr>
        <w:t>交易行为感兴趣的研究员或学习者，并不涉及真实的交易</w:t>
      </w:r>
      <w:r>
        <w:rPr>
          <w:rFonts w:hint="eastAsia"/>
          <w:sz w:val="24"/>
          <w:lang w:eastAsia="zh-CN"/>
        </w:rPr>
        <w:t>，</w:t>
      </w:r>
      <w:r>
        <w:rPr>
          <w:rFonts w:hint="eastAsia"/>
          <w:sz w:val="24"/>
        </w:rPr>
        <w:t>系统分</w:t>
      </w:r>
      <w:r>
        <w:rPr>
          <w:rFonts w:hint="eastAsia"/>
          <w:sz w:val="24"/>
          <w:lang w:eastAsia="zh-CN"/>
        </w:rPr>
        <w:t>共</w:t>
      </w:r>
      <w:r>
        <w:rPr>
          <w:rFonts w:hint="eastAsia"/>
          <w:sz w:val="24"/>
        </w:rPr>
        <w:t>为两个独立的场景</w:t>
      </w:r>
      <w:r>
        <w:rPr>
          <w:rFonts w:hint="eastAsia"/>
          <w:sz w:val="24"/>
          <w:lang w:eastAsia="zh-CN"/>
        </w:rPr>
        <w:t>。</w:t>
      </w:r>
    </w:p>
    <w:p w14:paraId="36FCE7B5">
      <w:pPr>
        <w:spacing w:line="400" w:lineRule="exact"/>
        <w:ind w:firstLine="480" w:firstLineChars="200"/>
        <w:rPr>
          <w:sz w:val="24"/>
        </w:rPr>
      </w:pPr>
      <w:r>
        <w:rPr>
          <w:rFonts w:hint="eastAsia"/>
          <w:sz w:val="24"/>
        </w:rPr>
        <w:t>第一个场景是股票辅助交易：使用者选择</w:t>
      </w:r>
      <w:r>
        <w:rPr>
          <w:sz w:val="24"/>
        </w:rPr>
        <w:t>AI</w:t>
      </w:r>
      <w:r>
        <w:rPr>
          <w:rFonts w:hint="eastAsia"/>
          <w:sz w:val="24"/>
        </w:rPr>
        <w:t>模型和风险偏好（配置有三种语言模型，和三种风险偏好类型），触发任务后</w:t>
      </w:r>
      <w:r>
        <w:rPr>
          <w:sz w:val="24"/>
        </w:rPr>
        <w:t>AI</w:t>
      </w:r>
      <w:r>
        <w:rPr>
          <w:rFonts w:hint="eastAsia"/>
          <w:sz w:val="24"/>
        </w:rPr>
        <w:t>分析行情并执行买卖，使用者可以观察</w:t>
      </w:r>
      <w:r>
        <w:rPr>
          <w:sz w:val="24"/>
        </w:rPr>
        <w:t>AI</w:t>
      </w:r>
      <w:r>
        <w:rPr>
          <w:rFonts w:hint="eastAsia"/>
          <w:sz w:val="24"/>
        </w:rPr>
        <w:t>的决策逻辑和收益。</w:t>
      </w:r>
    </w:p>
    <w:p w14:paraId="70489D90">
      <w:pPr>
        <w:spacing w:line="400" w:lineRule="exact"/>
        <w:ind w:firstLine="480" w:firstLineChars="200"/>
        <w:rPr>
          <w:rFonts w:hint="eastAsia"/>
          <w:sz w:val="24"/>
        </w:rPr>
      </w:pPr>
      <w:r>
        <w:rPr>
          <w:rFonts w:hint="eastAsia"/>
          <w:sz w:val="24"/>
        </w:rPr>
        <w:t>第二个场景是区块链斗兽场：使用者配置</w:t>
      </w:r>
      <w:r>
        <w:rPr>
          <w:sz w:val="24"/>
        </w:rPr>
        <w:t>AI</w:t>
      </w:r>
      <w:r>
        <w:rPr>
          <w:rFonts w:hint="eastAsia"/>
          <w:sz w:val="24"/>
        </w:rPr>
        <w:t>数量、偏好类型和博弈轮数等参数，AI进行多轮博弈，前端展示</w:t>
      </w:r>
      <w:r>
        <w:rPr>
          <w:sz w:val="24"/>
        </w:rPr>
        <w:t>AI</w:t>
      </w:r>
      <w:r>
        <w:rPr>
          <w:rFonts w:hint="eastAsia"/>
          <w:sz w:val="24"/>
        </w:rPr>
        <w:t>的收益曲线和决策逻辑。</w:t>
      </w:r>
    </w:p>
    <w:p w14:paraId="2134A9FE">
      <w:pPr>
        <w:pStyle w:val="11"/>
        <w:spacing w:line="400" w:lineRule="exact"/>
        <w:outlineLvl w:val="1"/>
        <w:rPr>
          <w:rFonts w:ascii="黑体" w:eastAsia="黑体"/>
          <w:sz w:val="30"/>
        </w:rPr>
      </w:pPr>
      <w:bookmarkStart w:id="22" w:name="_Toc27083"/>
      <w:r>
        <w:rPr>
          <w:rFonts w:hint="eastAsia" w:ascii="黑体" w:eastAsia="黑体"/>
          <w:sz w:val="30"/>
        </w:rPr>
        <w:t xml:space="preserve">3.2 </w:t>
      </w:r>
      <w:commentRangeStart w:id="4"/>
      <w:r>
        <w:rPr>
          <w:rFonts w:hint="eastAsia" w:ascii="黑体" w:eastAsia="黑体"/>
          <w:sz w:val="30"/>
        </w:rPr>
        <w:t>功能性需求</w:t>
      </w:r>
      <w:bookmarkEnd w:id="22"/>
      <w:commentRangeEnd w:id="4"/>
      <w:r>
        <w:rPr>
          <w:rStyle w:val="31"/>
          <w:rFonts w:ascii="黑体" w:eastAsia="黑体"/>
          <w:sz w:val="30"/>
          <w:szCs w:val="24"/>
        </w:rPr>
        <w:commentReference w:id="4"/>
      </w:r>
    </w:p>
    <w:p w14:paraId="7C6A2ED1">
      <w:pPr>
        <w:spacing w:line="400" w:lineRule="exact"/>
        <w:ind w:firstLine="480" w:firstLineChars="200"/>
        <w:rPr>
          <w:sz w:val="24"/>
        </w:rPr>
      </w:pPr>
      <w:r>
        <w:rPr>
          <w:rFonts w:hint="eastAsia"/>
          <w:sz w:val="24"/>
        </w:rPr>
        <w:t>功能性需求分</w:t>
      </w:r>
      <w:r>
        <w:rPr>
          <w:rFonts w:hint="eastAsia"/>
          <w:sz w:val="24"/>
          <w:lang w:eastAsia="zh-CN"/>
        </w:rPr>
        <w:t>为</w:t>
      </w:r>
      <w:r>
        <w:rPr>
          <w:rFonts w:hint="eastAsia"/>
          <w:sz w:val="24"/>
        </w:rPr>
        <w:t>三</w:t>
      </w:r>
      <w:r>
        <w:rPr>
          <w:rFonts w:hint="eastAsia"/>
          <w:sz w:val="24"/>
          <w:lang w:eastAsia="zh-CN"/>
        </w:rPr>
        <w:t>个部分</w:t>
      </w:r>
      <w:r>
        <w:rPr>
          <w:rFonts w:hint="eastAsia"/>
          <w:sz w:val="24"/>
        </w:rPr>
        <w:t>：交易所基础建设、Agent工作流、区块链斗兽场。</w:t>
      </w:r>
    </w:p>
    <w:p w14:paraId="1092F4F3">
      <w:pPr>
        <w:spacing w:line="400" w:lineRule="exact"/>
        <w:outlineLvl w:val="2"/>
        <w:rPr>
          <w:rFonts w:hint="eastAsia" w:ascii="黑体" w:hAnsi="黑体" w:eastAsia="黑体" w:cs="黑体"/>
          <w:sz w:val="28"/>
          <w:szCs w:val="28"/>
        </w:rPr>
      </w:pPr>
      <w:bookmarkStart w:id="23" w:name="_Toc3325"/>
      <w:r>
        <w:rPr>
          <w:rFonts w:hint="eastAsia" w:ascii="黑体" w:hAnsi="黑体" w:eastAsia="黑体" w:cs="黑体"/>
          <w:sz w:val="28"/>
          <w:szCs w:val="28"/>
        </w:rPr>
        <w:t>3.2.1 模拟交易所基础功能</w:t>
      </w:r>
      <w:bookmarkEnd w:id="23"/>
    </w:p>
    <w:p w14:paraId="70CBCCD7">
      <w:pPr>
        <w:spacing w:line="400" w:lineRule="exact"/>
        <w:ind w:firstLine="480" w:firstLineChars="200"/>
        <w:rPr>
          <w:sz w:val="24"/>
        </w:rPr>
      </w:pPr>
      <w:r>
        <w:rPr>
          <w:rFonts w:hint="eastAsia"/>
          <w:sz w:val="24"/>
        </w:rPr>
        <w:t>这部分提供一套供</w:t>
      </w:r>
      <w:r>
        <w:rPr>
          <w:sz w:val="24"/>
        </w:rPr>
        <w:t>AI</w:t>
      </w:r>
      <w:r>
        <w:rPr>
          <w:rFonts w:hint="eastAsia"/>
          <w:sz w:val="24"/>
        </w:rPr>
        <w:t>执行买卖的基础设施。它不涉及真实资金，也不对普通用户开放账户注册功能。</w:t>
      </w:r>
    </w:p>
    <w:p w14:paraId="557E47A5">
      <w:pPr>
        <w:spacing w:line="400" w:lineRule="exact"/>
        <w:ind w:firstLine="480" w:firstLineChars="200"/>
        <w:rPr>
          <w:sz w:val="24"/>
        </w:rPr>
      </w:pPr>
      <w:r>
        <w:rPr>
          <w:rFonts w:hint="eastAsia"/>
          <w:sz w:val="24"/>
        </w:rPr>
        <w:t>股票行情查看。系统需要展示若干只股票的基本信息和实时价格，数据来源于</w:t>
      </w:r>
      <w:r>
        <w:rPr>
          <w:sz w:val="24"/>
        </w:rPr>
        <w:t>Alpha</w:t>
      </w:r>
      <w:r>
        <w:rPr>
          <w:rFonts w:hint="eastAsia"/>
          <w:sz w:val="24"/>
        </w:rPr>
        <w:t xml:space="preserve"> </w:t>
      </w:r>
      <w:r>
        <w:rPr>
          <w:sz w:val="24"/>
        </w:rPr>
        <w:t>Vantage</w:t>
      </w:r>
      <w:r>
        <w:rPr>
          <w:rFonts w:hint="eastAsia"/>
          <w:sz w:val="24"/>
        </w:rPr>
        <w:t>。前端以</w:t>
      </w:r>
      <w:r>
        <w:rPr>
          <w:sz w:val="24"/>
        </w:rPr>
        <w:t>k</w:t>
      </w:r>
      <w:r>
        <w:rPr>
          <w:rFonts w:hint="eastAsia"/>
          <w:sz w:val="24"/>
        </w:rPr>
        <w:t>线图形式显示股票代码、当前价格和涨跌幅。</w:t>
      </w:r>
    </w:p>
    <w:p w14:paraId="688F6260">
      <w:pPr>
        <w:spacing w:line="400" w:lineRule="exact"/>
        <w:ind w:firstLine="480" w:firstLineChars="200"/>
        <w:rPr>
          <w:sz w:val="24"/>
        </w:rPr>
      </w:pPr>
      <w:r>
        <w:rPr>
          <w:rFonts w:hint="eastAsia"/>
          <w:sz w:val="24"/>
        </w:rPr>
        <w:t>模拟买入功能。</w:t>
      </w:r>
      <w:r>
        <w:rPr>
          <w:sz w:val="24"/>
        </w:rPr>
        <w:t>AI</w:t>
      </w:r>
      <w:r>
        <w:rPr>
          <w:rFonts w:hint="eastAsia"/>
          <w:sz w:val="24"/>
        </w:rPr>
        <w:t>能够调用买入工具，输入股票代码和买入数量，返回执行结果。系统需要检查该股票是否存在、</w:t>
      </w:r>
      <w:r>
        <w:rPr>
          <w:sz w:val="24"/>
        </w:rPr>
        <w:t>AI</w:t>
      </w:r>
      <w:r>
        <w:rPr>
          <w:rFonts w:hint="eastAsia"/>
          <w:sz w:val="24"/>
        </w:rPr>
        <w:t>账户中的现金是否足够支付，通过后流水落库，并更新持仓记录和现金余额。</w:t>
      </w:r>
    </w:p>
    <w:p w14:paraId="5FBDEA1E">
      <w:pPr>
        <w:spacing w:line="400" w:lineRule="exact"/>
        <w:ind w:firstLine="480" w:firstLineChars="200"/>
        <w:rPr>
          <w:sz w:val="24"/>
        </w:rPr>
      </w:pPr>
      <w:r>
        <w:rPr>
          <w:rFonts w:hint="eastAsia"/>
          <w:sz w:val="24"/>
        </w:rPr>
        <w:t>模拟卖出功能。</w:t>
      </w:r>
      <w:r>
        <w:rPr>
          <w:sz w:val="24"/>
        </w:rPr>
        <w:t>AI</w:t>
      </w:r>
      <w:r>
        <w:rPr>
          <w:rFonts w:hint="eastAsia"/>
          <w:sz w:val="24"/>
        </w:rPr>
        <w:t>能够调用卖出操作，传入股票代码和卖出数量，返回执行结果。系统需要检查</w:t>
      </w:r>
      <w:r>
        <w:rPr>
          <w:sz w:val="24"/>
        </w:rPr>
        <w:t>AI</w:t>
      </w:r>
      <w:r>
        <w:rPr>
          <w:rFonts w:hint="eastAsia"/>
          <w:sz w:val="24"/>
        </w:rPr>
        <w:t>持仓数量是否足够，确认后流水落库，并扣减持仓并增加现金余额。</w:t>
      </w:r>
    </w:p>
    <w:p w14:paraId="13CB7AA9">
      <w:pPr>
        <w:spacing w:line="400" w:lineRule="exact"/>
        <w:ind w:firstLine="480" w:firstLineChars="200"/>
        <w:rPr>
          <w:sz w:val="24"/>
        </w:rPr>
      </w:pPr>
      <w:r>
        <w:rPr>
          <w:rFonts w:hint="eastAsia"/>
          <w:sz w:val="24"/>
        </w:rPr>
        <w:t>持仓与现金读写。前端需要展示每位</w:t>
      </w:r>
      <w:r>
        <w:rPr>
          <w:sz w:val="24"/>
        </w:rPr>
        <w:t>AI</w:t>
      </w:r>
      <w:r>
        <w:rPr>
          <w:rFonts w:hint="eastAsia"/>
          <w:sz w:val="24"/>
        </w:rPr>
        <w:t>当前的持仓明细和现金余额，</w:t>
      </w:r>
      <w:r>
        <w:rPr>
          <w:sz w:val="24"/>
        </w:rPr>
        <w:t>AI</w:t>
      </w:r>
      <w:r>
        <w:rPr>
          <w:rFonts w:hint="eastAsia"/>
          <w:sz w:val="24"/>
        </w:rPr>
        <w:t>自身在决策时也需要读写这些数据。</w:t>
      </w:r>
    </w:p>
    <w:p w14:paraId="002D5F3E">
      <w:pPr>
        <w:spacing w:line="400" w:lineRule="exact"/>
        <w:outlineLvl w:val="2"/>
        <w:rPr>
          <w:rFonts w:hint="eastAsia" w:ascii="黑体" w:hAnsi="黑体" w:eastAsia="黑体" w:cs="黑体"/>
          <w:sz w:val="28"/>
          <w:szCs w:val="28"/>
        </w:rPr>
      </w:pPr>
      <w:bookmarkStart w:id="24" w:name="_Toc16977"/>
      <w:r>
        <w:rPr>
          <w:rFonts w:hint="eastAsia" w:ascii="黑体" w:hAnsi="黑体" w:eastAsia="黑体" w:cs="黑体"/>
          <w:sz w:val="28"/>
          <w:szCs w:val="28"/>
        </w:rPr>
        <w:t xml:space="preserve">3.2.2 </w:t>
      </w:r>
      <w:r>
        <w:rPr>
          <w:rFonts w:eastAsia="黑体"/>
          <w:sz w:val="24"/>
        </w:rPr>
        <w:t>AI</w:t>
      </w:r>
      <w:r>
        <w:rPr>
          <w:rFonts w:hint="eastAsia" w:ascii="黑体" w:hAnsi="黑体" w:eastAsia="黑体" w:cs="黑体"/>
          <w:sz w:val="28"/>
          <w:szCs w:val="28"/>
        </w:rPr>
        <w:t>辅助交易功能</w:t>
      </w:r>
      <w:bookmarkEnd w:id="24"/>
    </w:p>
    <w:p w14:paraId="67AB89B0">
      <w:pPr>
        <w:spacing w:line="400" w:lineRule="exact"/>
        <w:ind w:firstLine="480" w:firstLineChars="200"/>
        <w:rPr>
          <w:sz w:val="24"/>
        </w:rPr>
      </w:pPr>
      <w:r>
        <w:rPr>
          <w:rFonts w:hint="eastAsia"/>
          <w:sz w:val="24"/>
        </w:rPr>
        <w:t>这部分功能让使用者可以手动触发</w:t>
      </w:r>
      <w:r>
        <w:rPr>
          <w:sz w:val="24"/>
        </w:rPr>
        <w:t>AI</w:t>
      </w:r>
      <w:r>
        <w:rPr>
          <w:rFonts w:hint="eastAsia"/>
          <w:sz w:val="24"/>
        </w:rPr>
        <w:t>对真实股票行情的分析和操作，并感知到</w:t>
      </w:r>
      <w:r>
        <w:rPr>
          <w:sz w:val="24"/>
        </w:rPr>
        <w:t>AI</w:t>
      </w:r>
      <w:r>
        <w:rPr>
          <w:rFonts w:hint="eastAsia"/>
          <w:sz w:val="24"/>
        </w:rPr>
        <w:t>的决策理由。</w:t>
      </w:r>
    </w:p>
    <w:p w14:paraId="3ACE1FAC">
      <w:pPr>
        <w:spacing w:line="400" w:lineRule="exact"/>
        <w:ind w:firstLine="480" w:firstLineChars="200"/>
        <w:rPr>
          <w:sz w:val="24"/>
        </w:rPr>
      </w:pPr>
      <w:r>
        <w:rPr>
          <w:rFonts w:hint="eastAsia"/>
          <w:sz w:val="24"/>
        </w:rPr>
        <w:t>模型与风险偏好选择。前端需要提供下拉菜单，让使用者从三个</w:t>
      </w:r>
      <w:r>
        <w:rPr>
          <w:sz w:val="24"/>
        </w:rPr>
        <w:t>AI</w:t>
      </w:r>
      <w:r>
        <w:rPr>
          <w:rFonts w:hint="eastAsia"/>
          <w:sz w:val="24"/>
        </w:rPr>
        <w:t>模型（</w:t>
      </w:r>
      <w:r>
        <w:rPr>
          <w:sz w:val="24"/>
        </w:rPr>
        <w:t>ERNIE</w:t>
      </w:r>
      <w:r>
        <w:rPr>
          <w:rFonts w:hint="eastAsia"/>
          <w:sz w:val="24"/>
        </w:rPr>
        <w:t xml:space="preserve"> 5.0、通义千问</w:t>
      </w:r>
      <w:r>
        <w:rPr>
          <w:sz w:val="24"/>
        </w:rPr>
        <w:t>Max</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rPr>
        <w:t>）中选择一个，再选择风险偏好（稳妥、适中、激进）。点击“</w:t>
      </w:r>
      <w:r>
        <w:rPr>
          <w:sz w:val="24"/>
        </w:rPr>
        <w:t>AI</w:t>
      </w:r>
      <w:r>
        <w:rPr>
          <w:rFonts w:hint="eastAsia"/>
          <w:sz w:val="24"/>
        </w:rPr>
        <w:t>决策”按钮后，系统启动该</w:t>
      </w:r>
      <w:r>
        <w:rPr>
          <w:sz w:val="24"/>
        </w:rPr>
        <w:t>AI</w:t>
      </w:r>
      <w:r>
        <w:rPr>
          <w:rFonts w:hint="eastAsia"/>
          <w:sz w:val="24"/>
        </w:rPr>
        <w:t>的一次决策流程。</w:t>
      </w:r>
    </w:p>
    <w:p w14:paraId="10A1DF95">
      <w:pPr>
        <w:spacing w:line="400" w:lineRule="exact"/>
        <w:ind w:firstLine="480" w:firstLineChars="200"/>
        <w:rPr>
          <w:sz w:val="24"/>
        </w:rPr>
      </w:pPr>
      <w:r>
        <w:rPr>
          <w:rFonts w:hint="eastAsia"/>
          <w:sz w:val="24"/>
        </w:rPr>
        <w:t>行情分析与决策。</w:t>
      </w:r>
      <w:r>
        <w:rPr>
          <w:sz w:val="24"/>
        </w:rPr>
        <w:t>AI</w:t>
      </w:r>
      <w:r>
        <w:rPr>
          <w:rFonts w:hint="eastAsia"/>
          <w:sz w:val="24"/>
        </w:rPr>
        <w:t>被触发后，需要读取当前所有可交易股票的最新价格和近期技术指标，结合自身持仓情况，判断是否买入、卖出或者保持观望。如果决定操作，AI需要调用提供的交易工具执行对应的买卖动作。</w:t>
      </w:r>
    </w:p>
    <w:p w14:paraId="2D0AFF4B">
      <w:pPr>
        <w:spacing w:line="400" w:lineRule="exact"/>
        <w:ind w:firstLine="480" w:firstLineChars="200"/>
        <w:rPr>
          <w:sz w:val="24"/>
        </w:rPr>
      </w:pPr>
      <w:r>
        <w:rPr>
          <w:rFonts w:hint="eastAsia"/>
          <w:sz w:val="24"/>
        </w:rPr>
        <w:t>决策理由展示。无论</w:t>
      </w:r>
      <w:r>
        <w:rPr>
          <w:sz w:val="24"/>
        </w:rPr>
        <w:t>AI</w:t>
      </w:r>
      <w:r>
        <w:rPr>
          <w:rFonts w:hint="eastAsia"/>
          <w:sz w:val="24"/>
        </w:rPr>
        <w:t>最终是否交易，都需要输出一段文字说明它的判断依据，并且给出对当前股票和市场的分析。这段文字不需要保存，仅在前端的日志区域显示。例如“</w:t>
      </w:r>
      <w:r>
        <w:rPr>
          <w:sz w:val="24"/>
        </w:rPr>
        <w:t>IBM</w:t>
      </w:r>
      <w:r>
        <w:rPr>
          <w:rFonts w:hint="eastAsia"/>
          <w:sz w:val="24"/>
        </w:rPr>
        <w:t>股价站上20日均线且</w:t>
      </w:r>
      <w:r>
        <w:rPr>
          <w:sz w:val="24"/>
        </w:rPr>
        <w:t>RSI</w:t>
      </w:r>
      <w:r>
        <w:rPr>
          <w:rFonts w:hint="eastAsia"/>
          <w:sz w:val="24"/>
        </w:rPr>
        <w:t>处于低位，因此买入100股”。</w:t>
      </w:r>
    </w:p>
    <w:p w14:paraId="19F0A183">
      <w:pPr>
        <w:spacing w:line="400" w:lineRule="exact"/>
        <w:ind w:firstLine="480" w:firstLineChars="200"/>
        <w:rPr>
          <w:sz w:val="24"/>
        </w:rPr>
      </w:pPr>
      <w:r>
        <w:rPr>
          <w:rFonts w:hint="eastAsia"/>
          <w:sz w:val="24"/>
        </w:rPr>
        <w:t>收益展示。前端需要展示当前选中</w:t>
      </w:r>
      <w:r>
        <w:rPr>
          <w:sz w:val="24"/>
        </w:rPr>
        <w:t>AI</w:t>
      </w:r>
      <w:r>
        <w:rPr>
          <w:rFonts w:hint="eastAsia"/>
          <w:sz w:val="24"/>
        </w:rPr>
        <w:t>的累计收益率和资产净值，资产净值根据现金加上持仓股票按市价折算的总和来计算；还需要展示AI的持股详情，持有某只股票多少股等。</w:t>
      </w:r>
    </w:p>
    <w:p w14:paraId="3F70DA15">
      <w:pPr>
        <w:spacing w:line="400" w:lineRule="exact"/>
        <w:outlineLvl w:val="2"/>
        <w:rPr>
          <w:rFonts w:hint="eastAsia" w:ascii="黑体" w:hAnsi="黑体" w:eastAsia="黑体" w:cs="黑体"/>
          <w:sz w:val="28"/>
          <w:szCs w:val="28"/>
        </w:rPr>
      </w:pPr>
      <w:bookmarkStart w:id="25" w:name="_Toc2634"/>
      <w:r>
        <w:rPr>
          <w:rFonts w:hint="eastAsia" w:ascii="黑体" w:hAnsi="黑体" w:eastAsia="黑体" w:cs="黑体"/>
          <w:sz w:val="28"/>
          <w:szCs w:val="28"/>
        </w:rPr>
        <w:t>3.2.3 区块链斗兽场功能</w:t>
      </w:r>
      <w:bookmarkEnd w:id="25"/>
    </w:p>
    <w:p w14:paraId="676B3A02">
      <w:pPr>
        <w:spacing w:line="400" w:lineRule="exact"/>
        <w:ind w:firstLine="480" w:firstLineChars="200"/>
        <w:rPr>
          <w:sz w:val="24"/>
        </w:rPr>
      </w:pPr>
      <w:r>
        <w:rPr>
          <w:rFonts w:hint="eastAsia"/>
          <w:sz w:val="24"/>
        </w:rPr>
        <w:t>这部分是一个独立</w:t>
      </w:r>
      <w:r>
        <w:rPr>
          <w:rFonts w:hint="eastAsia"/>
          <w:sz w:val="24"/>
          <w:lang w:eastAsia="zh-CN"/>
        </w:rPr>
        <w:t>功能</w:t>
      </w:r>
      <w:r>
        <w:rPr>
          <w:rFonts w:hint="eastAsia"/>
          <w:sz w:val="24"/>
        </w:rPr>
        <w:t>，和之前股票辅助交易不同，这里的交易对象是系统内部发行的三种ERC-20代币，交易形式是代币之间的兑换，不涉及现金。</w:t>
      </w:r>
    </w:p>
    <w:p w14:paraId="179D4B86">
      <w:pPr>
        <w:spacing w:line="400" w:lineRule="exact"/>
        <w:ind w:firstLine="480" w:firstLineChars="200"/>
        <w:rPr>
          <w:sz w:val="24"/>
        </w:rPr>
      </w:pPr>
      <w:r>
        <w:rPr>
          <w:rFonts w:hint="eastAsia"/>
          <w:sz w:val="24"/>
        </w:rPr>
        <w:t>角色配置与启动。使用者需要能够在页面上选择</w:t>
      </w:r>
      <w:r>
        <w:rPr>
          <w:sz w:val="24"/>
        </w:rPr>
        <w:t>AI</w:t>
      </w:r>
      <w:r>
        <w:rPr>
          <w:rFonts w:hint="eastAsia"/>
          <w:sz w:val="24"/>
        </w:rPr>
        <w:t>数量，为</w:t>
      </w:r>
      <w:r>
        <w:rPr>
          <w:sz w:val="24"/>
        </w:rPr>
        <w:t>AI</w:t>
      </w:r>
      <w:r>
        <w:rPr>
          <w:rFonts w:hint="eastAsia"/>
          <w:sz w:val="24"/>
        </w:rPr>
        <w:t>分别选择模型代号和风险偏好，输入想要运行的总轮数，并设置三种代币的初始数量。点击启动按钮后，系统开始运行。</w:t>
      </w:r>
    </w:p>
    <w:p w14:paraId="086723A2">
      <w:pPr>
        <w:spacing w:line="400" w:lineRule="exact"/>
        <w:ind w:firstLine="480" w:firstLineChars="200"/>
        <w:rPr>
          <w:sz w:val="24"/>
        </w:rPr>
      </w:pPr>
      <w:r>
        <w:rPr>
          <w:rFonts w:hint="eastAsia"/>
          <w:sz w:val="24"/>
        </w:rPr>
        <w:t>竞争与依次执行。每一轮开始后，主线程需要先读取当前市场数据，为贴合真实的博弈场景，</w:t>
      </w:r>
      <w:r>
        <w:rPr>
          <w:sz w:val="24"/>
        </w:rPr>
        <w:t>AI</w:t>
      </w:r>
      <w:r>
        <w:rPr>
          <w:rFonts w:hint="eastAsia"/>
          <w:sz w:val="24"/>
        </w:rPr>
        <w:t>需按照设计的竞争规则确定本轮的决策顺序。顺序确定后，三位</w:t>
      </w:r>
      <w:r>
        <w:rPr>
          <w:sz w:val="24"/>
        </w:rPr>
        <w:t>AI</w:t>
      </w:r>
      <w:r>
        <w:rPr>
          <w:rFonts w:hint="eastAsia"/>
          <w:sz w:val="24"/>
        </w:rPr>
        <w:t>依次执行各自的决策。第一位</w:t>
      </w:r>
      <w:r>
        <w:rPr>
          <w:sz w:val="24"/>
        </w:rPr>
        <w:t>AI</w:t>
      </w:r>
      <w:r>
        <w:rPr>
          <w:rFonts w:hint="eastAsia"/>
          <w:sz w:val="24"/>
        </w:rPr>
        <w:t>操作后市场价格可能发生变化，第二位</w:t>
      </w:r>
      <w:r>
        <w:rPr>
          <w:sz w:val="24"/>
        </w:rPr>
        <w:t>AI</w:t>
      </w:r>
      <w:r>
        <w:rPr>
          <w:rFonts w:hint="eastAsia"/>
          <w:sz w:val="24"/>
        </w:rPr>
        <w:t>将在新价格下做决策，第</w:t>
      </w:r>
      <w:r>
        <w:rPr>
          <w:sz w:val="24"/>
        </w:rPr>
        <w:t>n</w:t>
      </w:r>
      <w:r>
        <w:rPr>
          <w:rFonts w:hint="eastAsia"/>
          <w:sz w:val="24"/>
        </w:rPr>
        <w:t>位同理。单轮结束后，如果还没到设定的总轮数，就自动进入下一轮。</w:t>
      </w:r>
    </w:p>
    <w:p w14:paraId="77CEAA0E">
      <w:pPr>
        <w:spacing w:line="400" w:lineRule="exact"/>
        <w:ind w:firstLine="480" w:firstLineChars="200"/>
        <w:rPr>
          <w:sz w:val="24"/>
        </w:rPr>
      </w:pPr>
      <w:r>
        <w:rPr>
          <w:rFonts w:hint="eastAsia"/>
          <w:sz w:val="24"/>
        </w:rPr>
        <w:t>代币价格动态更新。三种代币</w:t>
      </w:r>
      <w:r>
        <w:rPr>
          <w:sz w:val="24"/>
        </w:rPr>
        <w:t>T</w:t>
      </w:r>
      <w:r>
        <w:rPr>
          <w:rFonts w:hint="eastAsia"/>
          <w:sz w:val="24"/>
        </w:rPr>
        <w:t>1、</w:t>
      </w:r>
      <w:r>
        <w:rPr>
          <w:sz w:val="24"/>
        </w:rPr>
        <w:t>T</w:t>
      </w:r>
      <w:r>
        <w:rPr>
          <w:rFonts w:hint="eastAsia"/>
          <w:sz w:val="24"/>
        </w:rPr>
        <w:t>2、</w:t>
      </w:r>
      <w:r>
        <w:rPr>
          <w:sz w:val="24"/>
        </w:rPr>
        <w:t>T</w:t>
      </w:r>
      <w:r>
        <w:rPr>
          <w:rFonts w:hint="eastAsia"/>
          <w:sz w:val="24"/>
        </w:rPr>
        <w:t>3的相对价格需要在每次</w:t>
      </w:r>
      <w:r>
        <w:rPr>
          <w:sz w:val="24"/>
        </w:rPr>
        <w:t>AI</w:t>
      </w:r>
      <w:r>
        <w:rPr>
          <w:rFonts w:hint="eastAsia"/>
          <w:sz w:val="24"/>
        </w:rPr>
        <w:t>执行兑换操作后自动更新，价格变化应反映供需关系，买入操作会推高该代币价格，卖出会操作拉低价格。</w:t>
      </w:r>
    </w:p>
    <w:p w14:paraId="4E5EE1BB">
      <w:pPr>
        <w:spacing w:line="400" w:lineRule="exact"/>
        <w:ind w:firstLine="480" w:firstLineChars="200"/>
        <w:rPr>
          <w:sz w:val="24"/>
        </w:rPr>
      </w:pPr>
      <w:r>
        <w:rPr>
          <w:rFonts w:hint="eastAsia"/>
          <w:sz w:val="24"/>
        </w:rPr>
        <w:t>收益曲线展示。前端需要以折线图实时显示三位</w:t>
      </w:r>
      <w:r>
        <w:rPr>
          <w:sz w:val="24"/>
        </w:rPr>
        <w:t>AI</w:t>
      </w:r>
      <w:r>
        <w:rPr>
          <w:rFonts w:hint="eastAsia"/>
          <w:sz w:val="24"/>
        </w:rPr>
        <w:t>的资产总值变化。资产总值按照各</w:t>
      </w:r>
      <w:r>
        <w:rPr>
          <w:sz w:val="24"/>
        </w:rPr>
        <w:t>AI</w:t>
      </w:r>
      <w:r>
        <w:rPr>
          <w:rFonts w:hint="eastAsia"/>
          <w:sz w:val="24"/>
        </w:rPr>
        <w:t>持有的</w:t>
      </w:r>
      <w:r>
        <w:rPr>
          <w:sz w:val="24"/>
        </w:rPr>
        <w:t>T</w:t>
      </w:r>
      <w:r>
        <w:rPr>
          <w:rFonts w:hint="eastAsia"/>
          <w:sz w:val="24"/>
        </w:rPr>
        <w:t>1、</w:t>
      </w:r>
      <w:r>
        <w:rPr>
          <w:sz w:val="24"/>
        </w:rPr>
        <w:t>T</w:t>
      </w:r>
      <w:r>
        <w:rPr>
          <w:rFonts w:hint="eastAsia"/>
          <w:sz w:val="24"/>
        </w:rPr>
        <w:t>2、</w:t>
      </w:r>
      <w:r>
        <w:rPr>
          <w:sz w:val="24"/>
        </w:rPr>
        <w:t>T</w:t>
      </w:r>
      <w:r>
        <w:rPr>
          <w:rFonts w:hint="eastAsia"/>
          <w:sz w:val="24"/>
        </w:rPr>
        <w:t>3数量乘以当前价格再求和得到。曲线需要随着轮次推进自动更新。</w:t>
      </w:r>
    </w:p>
    <w:p w14:paraId="2906AC82">
      <w:pPr>
        <w:spacing w:line="400" w:lineRule="exact"/>
        <w:ind w:firstLine="480" w:firstLineChars="200"/>
        <w:rPr>
          <w:sz w:val="24"/>
        </w:rPr>
      </w:pPr>
      <w:r>
        <w:rPr>
          <w:rFonts w:hint="eastAsia"/>
          <w:sz w:val="24"/>
        </w:rPr>
        <w:t>决策日志与链上记录。前端需要列出每一轮每位</w:t>
      </w:r>
      <w:r>
        <w:rPr>
          <w:sz w:val="24"/>
        </w:rPr>
        <w:t>AI</w:t>
      </w:r>
      <w:r>
        <w:rPr>
          <w:rFonts w:hint="eastAsia"/>
          <w:sz w:val="24"/>
        </w:rPr>
        <w:t>的操作内容和决策理由。同时需要提供类似区块浏览器的功能，展示测试链上发生的转账记录，包括交易哈希、收发地址、代币种类和数量。</w:t>
      </w:r>
    </w:p>
    <w:p w14:paraId="0014CE73">
      <w:pPr>
        <w:spacing w:line="400" w:lineRule="exact"/>
        <w:ind w:firstLine="480" w:firstLineChars="200"/>
        <w:rPr>
          <w:rFonts w:hint="eastAsia"/>
          <w:sz w:val="24"/>
        </w:rPr>
      </w:pPr>
      <w:r>
        <w:rPr>
          <w:rFonts w:hint="eastAsia"/>
          <w:sz w:val="24"/>
        </w:rPr>
        <w:t>使用者权限限制。斗兽场启动后，使用者只能观看，不能手动干预</w:t>
      </w:r>
      <w:r>
        <w:rPr>
          <w:sz w:val="24"/>
        </w:rPr>
        <w:t>AI</w:t>
      </w:r>
      <w:r>
        <w:rPr>
          <w:rFonts w:hint="eastAsia"/>
          <w:sz w:val="24"/>
        </w:rPr>
        <w:t>的持仓，也不能暂停或修改运行参数，系统需要完整跑完预设轮数。</w:t>
      </w:r>
    </w:p>
    <w:p w14:paraId="5EEB45C1">
      <w:pPr>
        <w:spacing w:line="400" w:lineRule="exact"/>
        <w:outlineLvl w:val="2"/>
        <w:rPr>
          <w:rFonts w:hint="eastAsia"/>
          <w:sz w:val="24"/>
        </w:rPr>
      </w:pPr>
      <w:r>
        <w:rPr>
          <w:rFonts w:hint="eastAsia" w:ascii="黑体" w:hAnsi="黑体" w:eastAsia="黑体" w:cs="黑体"/>
          <w:sz w:val="28"/>
          <w:szCs w:val="28"/>
        </w:rPr>
        <w:t>3.2.</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eastAsia="zh-CN"/>
        </w:rPr>
        <w:t>用例图</w:t>
      </w:r>
    </w:p>
    <w:p w14:paraId="19FA4F13">
      <w:pPr>
        <w:spacing w:line="400" w:lineRule="exact"/>
        <w:ind w:firstLine="480" w:firstLineChars="200"/>
        <w:rPr>
          <w:sz w:val="24"/>
        </w:rPr>
      </w:pPr>
      <w:r>
        <w:rPr>
          <w:rFonts w:hint="eastAsia"/>
          <w:sz w:val="24"/>
          <w:lang w:eastAsia="zh-CN"/>
        </w:rPr>
        <w:t>在明确了系统的使用场景和功能性需求</w:t>
      </w:r>
      <w:r>
        <w:rPr>
          <w:rFonts w:hint="eastAsia"/>
          <w:sz w:val="24"/>
        </w:rPr>
        <w:t>之后，笔者需要从用户、Agent的交互角度明确系统的功能范围，所以本节引入用例图对系统进行剖析。</w:t>
      </w:r>
    </w:p>
    <w:p w14:paraId="3FD2F2F4">
      <w:pPr>
        <w:widowControl/>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5171440" cy="3166110"/>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28">
                      <a:lum bright="-6000"/>
                    </a:blip>
                    <a:srcRect r="43888"/>
                    <a:stretch>
                      <a:fillRect/>
                    </a:stretch>
                  </pic:blipFill>
                  <pic:spPr>
                    <a:xfrm>
                      <a:off x="0" y="0"/>
                      <a:ext cx="5171440" cy="3166110"/>
                    </a:xfrm>
                    <a:prstGeom prst="rect">
                      <a:avLst/>
                    </a:prstGeom>
                    <a:noFill/>
                    <a:ln w="9525">
                      <a:noFill/>
                    </a:ln>
                  </pic:spPr>
                </pic:pic>
              </a:graphicData>
            </a:graphic>
          </wp:inline>
        </w:drawing>
      </w:r>
    </w:p>
    <w:p w14:paraId="7EFE78B3">
      <w:pPr>
        <w:spacing w:line="400" w:lineRule="exact"/>
        <w:jc w:val="center"/>
        <w:rPr>
          <w:rFonts w:hint="eastAsia" w:ascii="宋体" w:hAnsi="宋体" w:cs="宋体"/>
          <w:szCs w:val="21"/>
          <w:lang w:bidi="ar"/>
        </w:rPr>
      </w:pPr>
      <w:r>
        <w:rPr>
          <w:rFonts w:hint="eastAsia" w:ascii="宋体" w:hAnsi="宋体" w:cs="宋体"/>
          <w:szCs w:val="21"/>
          <w:lang w:bidi="ar"/>
        </w:rPr>
        <w:t>图</w:t>
      </w:r>
      <w:r>
        <w:rPr>
          <w:rFonts w:hint="eastAsia" w:ascii="宋体" w:hAnsi="宋体" w:cs="宋体"/>
          <w:szCs w:val="21"/>
          <w:lang w:val="en-US" w:eastAsia="zh-CN" w:bidi="ar"/>
        </w:rPr>
        <w:t>3.1</w:t>
      </w:r>
      <w:r>
        <w:rPr>
          <w:rFonts w:hint="eastAsia"/>
          <w:szCs w:val="21"/>
          <w:lang w:bidi="ar"/>
        </w:rPr>
        <w:t xml:space="preserve"> 人类使用者用例</w:t>
      </w:r>
      <w:r>
        <w:rPr>
          <w:rFonts w:hint="eastAsia" w:ascii="宋体" w:hAnsi="宋体" w:cs="宋体"/>
          <w:szCs w:val="21"/>
          <w:lang w:bidi="ar"/>
        </w:rPr>
        <w:t>图</w:t>
      </w:r>
    </w:p>
    <w:p w14:paraId="2B19B92B">
      <w:pPr>
        <w:spacing w:line="400" w:lineRule="exact"/>
        <w:jc w:val="center"/>
        <w:rPr>
          <w:rFonts w:hint="eastAsia" w:ascii="宋体" w:hAnsi="宋体" w:cs="宋体"/>
          <w:szCs w:val="21"/>
          <w:lang w:bidi="ar"/>
        </w:rPr>
      </w:pPr>
    </w:p>
    <w:p w14:paraId="77B36043">
      <w:pPr>
        <w:spacing w:line="400" w:lineRule="exact"/>
        <w:ind w:firstLine="480" w:firstLineChars="200"/>
        <w:rPr>
          <w:rFonts w:hint="eastAsia" w:ascii="宋体" w:hAnsi="宋体" w:cs="宋体"/>
          <w:szCs w:val="21"/>
          <w:lang w:bidi="ar"/>
        </w:rPr>
      </w:pPr>
      <w:r>
        <w:rPr>
          <w:rFonts w:hint="eastAsia"/>
          <w:sz w:val="24"/>
        </w:rPr>
        <w:t>“人类使用者”和“</w:t>
      </w:r>
      <w:r>
        <w:rPr>
          <w:sz w:val="24"/>
        </w:rPr>
        <w:t>AI</w:t>
      </w:r>
      <w:r>
        <w:rPr>
          <w:rFonts w:hint="eastAsia"/>
          <w:sz w:val="24"/>
        </w:rPr>
        <w:t>交易员”是本系统的主要参与者。如图3</w:t>
      </w:r>
      <w:r>
        <w:rPr>
          <w:rFonts w:hint="eastAsia"/>
          <w:sz w:val="24"/>
          <w:lang w:val="en-US" w:eastAsia="zh-CN"/>
        </w:rPr>
        <w:t>.1</w:t>
      </w:r>
      <w:r>
        <w:rPr>
          <w:rFonts w:hint="eastAsia"/>
          <w:sz w:val="24"/>
        </w:rPr>
        <w:t>所示，人类使用者是系统的直接操控人，可以查看股票行情、触发</w:t>
      </w:r>
      <w:r>
        <w:rPr>
          <w:sz w:val="24"/>
        </w:rPr>
        <w:t>AI</w:t>
      </w:r>
      <w:r>
        <w:rPr>
          <w:rFonts w:hint="eastAsia"/>
          <w:sz w:val="24"/>
        </w:rPr>
        <w:t>决策以及查看</w:t>
      </w:r>
      <w:r>
        <w:rPr>
          <w:sz w:val="24"/>
        </w:rPr>
        <w:t>AI</w:t>
      </w:r>
      <w:r>
        <w:rPr>
          <w:rFonts w:hint="eastAsia"/>
          <w:sz w:val="24"/>
        </w:rPr>
        <w:t>日志与收益等；除此之外，人类操作者还可以使用“斗兽场”模块，能够配置AI对局设置、观察斗兽场博弈以及链上的交易记录。</w:t>
      </w:r>
    </w:p>
    <w:p w14:paraId="37F7F8D2">
      <w:pPr>
        <w:spacing w:line="400" w:lineRule="exact"/>
        <w:ind w:firstLine="480" w:firstLineChars="200"/>
        <w:rPr>
          <w:rFonts w:ascii="黑体" w:eastAsia="黑体"/>
          <w:sz w:val="30"/>
        </w:rPr>
      </w:pPr>
      <w:r>
        <w:rPr>
          <w:rFonts w:hint="eastAsia"/>
          <w:sz w:val="24"/>
        </w:rPr>
        <w:t>从用例关系看，“观察斗兽场博弈”包含了查看交易记录以及能够给用户带来参考价值的AI决策日志功能，并且人类用户触发AI决策，也能够同时读取市场数据。</w:t>
      </w:r>
    </w:p>
    <w:p w14:paraId="3F04DD97">
      <w:pPr>
        <w:pStyle w:val="11"/>
        <w:jc w:val="center"/>
        <w:rPr>
          <w:rFonts w:ascii="黑体" w:eastAsia="黑体"/>
          <w:sz w:val="30"/>
        </w:rPr>
      </w:pPr>
      <w:r>
        <w:rPr>
          <w:rFonts w:hint="eastAsia" w:ascii="黑体" w:eastAsia="黑体"/>
          <w:sz w:val="30"/>
        </w:rPr>
        <w:drawing>
          <wp:inline distT="0" distB="0" distL="114300" distR="114300">
            <wp:extent cx="4184015" cy="2639060"/>
            <wp:effectExtent l="0" t="0" r="6985" b="8890"/>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29"/>
                    <a:srcRect l="58366" t="9150" r="-214" b="11126"/>
                    <a:stretch>
                      <a:fillRect/>
                    </a:stretch>
                  </pic:blipFill>
                  <pic:spPr>
                    <a:xfrm>
                      <a:off x="0" y="0"/>
                      <a:ext cx="4184015" cy="2639060"/>
                    </a:xfrm>
                    <a:prstGeom prst="rect">
                      <a:avLst/>
                    </a:prstGeom>
                  </pic:spPr>
                </pic:pic>
              </a:graphicData>
            </a:graphic>
          </wp:inline>
        </w:drawing>
      </w:r>
    </w:p>
    <w:p w14:paraId="77627070">
      <w:pPr>
        <w:spacing w:line="400" w:lineRule="exact"/>
        <w:jc w:val="center"/>
        <w:rPr>
          <w:rFonts w:hint="eastAsia" w:ascii="宋体" w:hAnsi="宋体" w:cs="宋体"/>
          <w:szCs w:val="21"/>
          <w:lang w:bidi="ar"/>
        </w:rPr>
      </w:pPr>
      <w:r>
        <w:rPr>
          <w:rFonts w:hint="eastAsia" w:ascii="宋体" w:hAnsi="宋体" w:cs="宋体"/>
          <w:szCs w:val="21"/>
          <w:lang w:bidi="ar"/>
        </w:rPr>
        <w:t>图</w:t>
      </w:r>
      <w:r>
        <w:rPr>
          <w:rFonts w:hint="eastAsia" w:ascii="宋体" w:hAnsi="宋体" w:cs="宋体"/>
          <w:szCs w:val="21"/>
          <w:lang w:val="en-US" w:eastAsia="zh-CN" w:bidi="ar"/>
        </w:rPr>
        <w:t>3.2</w:t>
      </w:r>
      <w:r>
        <w:rPr>
          <w:rFonts w:hint="eastAsia"/>
          <w:szCs w:val="21"/>
          <w:lang w:bidi="ar"/>
        </w:rPr>
        <w:t xml:space="preserve"> AI交易员用例</w:t>
      </w:r>
      <w:r>
        <w:rPr>
          <w:rFonts w:hint="eastAsia" w:ascii="宋体" w:hAnsi="宋体" w:cs="宋体"/>
          <w:szCs w:val="21"/>
          <w:lang w:bidi="ar"/>
        </w:rPr>
        <w:t>图</w:t>
      </w:r>
    </w:p>
    <w:p w14:paraId="42CB5092">
      <w:pPr>
        <w:spacing w:line="400" w:lineRule="exact"/>
        <w:jc w:val="center"/>
        <w:rPr>
          <w:rFonts w:hint="eastAsia" w:ascii="宋体" w:hAnsi="宋体" w:cs="宋体"/>
          <w:szCs w:val="21"/>
          <w:lang w:bidi="ar"/>
        </w:rPr>
      </w:pPr>
    </w:p>
    <w:p w14:paraId="51D8368C">
      <w:pPr>
        <w:ind w:firstLine="480" w:firstLineChars="200"/>
        <w:rPr>
          <w:rFonts w:hint="eastAsia"/>
          <w:sz w:val="24"/>
        </w:rPr>
      </w:pPr>
      <w:r>
        <w:rPr>
          <w:rFonts w:hint="eastAsia"/>
          <w:sz w:val="24"/>
        </w:rPr>
        <w:t>在本系统中，</w:t>
      </w:r>
      <w:r>
        <w:rPr>
          <w:sz w:val="24"/>
        </w:rPr>
        <w:t>AI</w:t>
      </w:r>
      <w:r>
        <w:rPr>
          <w:rFonts w:hint="eastAsia"/>
          <w:sz w:val="24"/>
        </w:rPr>
        <w:t>交易员跟人类使用者一样，也是具备主观能动性的参与者，它在斗兽场和模拟交易所中都发挥着关键的作用，可以执行代币兑换和买卖股票操作，其中买卖操作包含了读写市场数据，如图</w:t>
      </w:r>
      <w:r>
        <w:rPr>
          <w:rFonts w:hint="eastAsia"/>
          <w:sz w:val="24"/>
          <w:lang w:val="en-US" w:eastAsia="zh-CN"/>
        </w:rPr>
        <w:t>3.2</w:t>
      </w:r>
      <w:r>
        <w:rPr>
          <w:rFonts w:hint="eastAsia"/>
          <w:sz w:val="24"/>
        </w:rPr>
        <w:t>所示。</w:t>
      </w:r>
    </w:p>
    <w:p w14:paraId="3940AF60">
      <w:pPr>
        <w:pStyle w:val="11"/>
        <w:spacing w:line="400" w:lineRule="exact"/>
        <w:outlineLvl w:val="1"/>
        <w:rPr>
          <w:rFonts w:ascii="黑体" w:eastAsia="黑体"/>
          <w:sz w:val="30"/>
        </w:rPr>
      </w:pPr>
      <w:bookmarkStart w:id="26" w:name="_Toc27764"/>
      <w:r>
        <w:rPr>
          <w:rFonts w:hint="eastAsia" w:ascii="黑体" w:eastAsia="黑体"/>
          <w:sz w:val="30"/>
        </w:rPr>
        <w:t>3.3 非功能性需求</w:t>
      </w:r>
      <w:bookmarkEnd w:id="26"/>
    </w:p>
    <w:p w14:paraId="0194C60E">
      <w:pPr>
        <w:spacing w:line="400" w:lineRule="exact"/>
        <w:ind w:firstLine="480" w:firstLineChars="200"/>
        <w:rPr>
          <w:sz w:val="24"/>
        </w:rPr>
      </w:pPr>
      <w:r>
        <w:rPr>
          <w:rFonts w:hint="eastAsia"/>
          <w:sz w:val="24"/>
        </w:rPr>
        <w:t>非功能性需求关注的是本系统在性能、可靠性、安全性等方面的要求。</w:t>
      </w:r>
    </w:p>
    <w:p w14:paraId="437EAF79">
      <w:pPr>
        <w:spacing w:line="400" w:lineRule="exact"/>
        <w:outlineLvl w:val="2"/>
        <w:rPr>
          <w:rFonts w:eastAsia="黑体"/>
          <w:szCs w:val="21"/>
        </w:rPr>
      </w:pPr>
      <w:bookmarkStart w:id="27" w:name="_Toc488"/>
      <w:r>
        <w:rPr>
          <w:rFonts w:hint="eastAsia" w:ascii="黑体" w:hAnsi="黑体" w:eastAsia="黑体" w:cs="黑体"/>
          <w:sz w:val="28"/>
          <w:szCs w:val="28"/>
        </w:rPr>
        <w:t>3.3.1 数据一致性</w:t>
      </w:r>
      <w:bookmarkEnd w:id="27"/>
    </w:p>
    <w:p w14:paraId="6E1E8B20">
      <w:pPr>
        <w:spacing w:line="400" w:lineRule="exact"/>
        <w:ind w:firstLine="480" w:firstLineChars="200"/>
        <w:rPr>
          <w:sz w:val="24"/>
        </w:rPr>
      </w:pPr>
      <w:r>
        <w:rPr>
          <w:rFonts w:hint="eastAsia"/>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需要满足事务的原子性。</w:t>
      </w:r>
    </w:p>
    <w:p w14:paraId="24CC2B96">
      <w:pPr>
        <w:spacing w:line="400" w:lineRule="exact"/>
        <w:outlineLvl w:val="2"/>
        <w:rPr>
          <w:rFonts w:hint="eastAsia" w:ascii="黑体" w:hAnsi="黑体" w:eastAsia="黑体" w:cs="黑体"/>
          <w:sz w:val="28"/>
          <w:szCs w:val="28"/>
        </w:rPr>
      </w:pPr>
      <w:bookmarkStart w:id="28" w:name="_Toc3878"/>
      <w:r>
        <w:rPr>
          <w:rFonts w:hint="eastAsia" w:ascii="黑体" w:hAnsi="黑体" w:eastAsia="黑体" w:cs="黑体"/>
          <w:sz w:val="28"/>
          <w:szCs w:val="28"/>
        </w:rPr>
        <w:t>3.3.2 多线程并发</w:t>
      </w:r>
      <w:bookmarkEnd w:id="28"/>
    </w:p>
    <w:p w14:paraId="47B0CEC4">
      <w:pPr>
        <w:spacing w:line="400" w:lineRule="exact"/>
        <w:ind w:firstLine="480" w:firstLineChars="200"/>
        <w:rPr>
          <w:sz w:val="24"/>
        </w:rPr>
      </w:pPr>
      <w:r>
        <w:rPr>
          <w:rFonts w:hint="eastAsia"/>
          <w:sz w:val="24"/>
        </w:rPr>
        <w:t>斗兽场每轮需要多位</w:t>
      </w:r>
      <w:r>
        <w:rPr>
          <w:sz w:val="24"/>
        </w:rPr>
        <w:t>AI</w:t>
      </w:r>
      <w:r>
        <w:rPr>
          <w:rFonts w:hint="eastAsia"/>
          <w:sz w:val="24"/>
        </w:rPr>
        <w:t>竞争交易顺序，</w:t>
      </w:r>
      <w:r>
        <w:rPr>
          <w:sz w:val="24"/>
        </w:rPr>
        <w:t>AI</w:t>
      </w:r>
      <w:r>
        <w:rPr>
          <w:rFonts w:hint="eastAsia"/>
          <w:sz w:val="24"/>
        </w:rPr>
        <w:t>辅助交易模块也可能同时收到多次手动触发。大模型</w:t>
      </w:r>
      <w:r>
        <w:rPr>
          <w:sz w:val="24"/>
        </w:rPr>
        <w:t>API</w:t>
      </w:r>
      <w:r>
        <w:rPr>
          <w:rFonts w:hint="eastAsia"/>
          <w:sz w:val="24"/>
        </w:rPr>
        <w:t>的调用是耗时的阻塞操作，如果放在主线程里执行会影响整个系统的性能，因此</w:t>
      </w:r>
      <w:r>
        <w:rPr>
          <w:sz w:val="24"/>
        </w:rPr>
        <w:t>AI</w:t>
      </w:r>
      <w:r>
        <w:rPr>
          <w:rFonts w:hint="eastAsia"/>
          <w:sz w:val="24"/>
        </w:rPr>
        <w:t>决策过程需要在独立的线程池中执行，线程池参数需要合理配置。</w:t>
      </w:r>
    </w:p>
    <w:p w14:paraId="64F914A9">
      <w:pPr>
        <w:spacing w:line="400" w:lineRule="exact"/>
        <w:outlineLvl w:val="2"/>
        <w:rPr>
          <w:rFonts w:hint="eastAsia" w:ascii="黑体" w:hAnsi="黑体" w:eastAsia="黑体" w:cs="黑体"/>
          <w:sz w:val="28"/>
          <w:szCs w:val="28"/>
        </w:rPr>
      </w:pPr>
      <w:bookmarkStart w:id="29" w:name="_Toc14923"/>
      <w:r>
        <w:rPr>
          <w:rFonts w:hint="eastAsia" w:ascii="黑体" w:hAnsi="黑体" w:eastAsia="黑体" w:cs="黑体"/>
          <w:sz w:val="28"/>
          <w:szCs w:val="28"/>
        </w:rPr>
        <w:t>3.3.3 外部</w:t>
      </w:r>
      <w:r>
        <w:rPr>
          <w:rFonts w:eastAsia="黑体"/>
          <w:sz w:val="24"/>
        </w:rPr>
        <w:t>API</w:t>
      </w:r>
      <w:r>
        <w:rPr>
          <w:rFonts w:hint="eastAsia" w:ascii="黑体" w:hAnsi="黑体" w:eastAsia="黑体" w:cs="黑体"/>
          <w:sz w:val="28"/>
          <w:szCs w:val="28"/>
        </w:rPr>
        <w:t>调用容错</w:t>
      </w:r>
      <w:bookmarkEnd w:id="29"/>
    </w:p>
    <w:p w14:paraId="429A80F8">
      <w:pPr>
        <w:spacing w:line="400" w:lineRule="exact"/>
        <w:ind w:firstLine="480" w:firstLineChars="200"/>
        <w:rPr>
          <w:sz w:val="24"/>
        </w:rPr>
      </w:pPr>
      <w:r>
        <w:rPr>
          <w:rFonts w:hint="eastAsia"/>
          <w:sz w:val="24"/>
        </w:rPr>
        <w:t>系统依赖</w:t>
      </w:r>
      <w:r>
        <w:rPr>
          <w:sz w:val="24"/>
        </w:rPr>
        <w:t>Alpha</w:t>
      </w:r>
      <w:r>
        <w:rPr>
          <w:rFonts w:hint="eastAsia"/>
          <w:sz w:val="24"/>
        </w:rPr>
        <w:t xml:space="preserve"> </w:t>
      </w:r>
      <w:r>
        <w:rPr>
          <w:sz w:val="24"/>
        </w:rPr>
        <w:t>Vantage</w:t>
      </w:r>
      <w:r>
        <w:rPr>
          <w:rFonts w:hint="eastAsia"/>
          <w:sz w:val="24"/>
        </w:rPr>
        <w:t>和</w:t>
      </w:r>
      <w:r>
        <w:rPr>
          <w:sz w:val="24"/>
        </w:rPr>
        <w:t>LLM</w:t>
      </w:r>
      <w:r>
        <w:rPr>
          <w:rFonts w:hint="eastAsia"/>
          <w:sz w:val="24"/>
        </w:rPr>
        <w:t>两类外部</w:t>
      </w:r>
      <w:r>
        <w:rPr>
          <w:sz w:val="24"/>
        </w:rPr>
        <w:t>API</w:t>
      </w:r>
      <w:r>
        <w:rPr>
          <w:rFonts w:hint="eastAsia"/>
          <w:sz w:val="24"/>
        </w:rPr>
        <w:t>。网络波动、</w:t>
      </w:r>
      <w:r>
        <w:rPr>
          <w:sz w:val="24"/>
        </w:rPr>
        <w:t>API</w:t>
      </w:r>
      <w:r>
        <w:rPr>
          <w:rFonts w:hint="eastAsia"/>
          <w:sz w:val="24"/>
        </w:rPr>
        <w:t>配额耗尽、服务端故障等情况都可能导致调用失败，系统不能因为外部</w:t>
      </w:r>
      <w:r>
        <w:rPr>
          <w:sz w:val="24"/>
        </w:rPr>
        <w:t>API</w:t>
      </w:r>
      <w:r>
        <w:rPr>
          <w:rFonts w:hint="eastAsia"/>
          <w:sz w:val="24"/>
        </w:rPr>
        <w:t>出错就直接崩溃，所以需要有超时控制和重试机制，并在出错时向使用者给出明确提示。</w:t>
      </w:r>
    </w:p>
    <w:p w14:paraId="3C528150">
      <w:pPr>
        <w:spacing w:line="400" w:lineRule="exact"/>
        <w:outlineLvl w:val="2"/>
        <w:rPr>
          <w:rFonts w:hint="eastAsia" w:ascii="黑体" w:hAnsi="黑体" w:eastAsia="黑体" w:cs="黑体"/>
          <w:sz w:val="28"/>
          <w:szCs w:val="28"/>
        </w:rPr>
      </w:pPr>
      <w:bookmarkStart w:id="30" w:name="_Toc19760"/>
      <w:r>
        <w:rPr>
          <w:rFonts w:hint="eastAsia" w:ascii="黑体" w:hAnsi="黑体" w:eastAsia="黑体" w:cs="黑体"/>
          <w:sz w:val="28"/>
          <w:szCs w:val="28"/>
        </w:rPr>
        <w:t>3.3.4 前端响应与展示性能</w:t>
      </w:r>
      <w:bookmarkEnd w:id="30"/>
    </w:p>
    <w:p w14:paraId="44379E06">
      <w:pPr>
        <w:spacing w:line="400" w:lineRule="exact"/>
        <w:ind w:firstLine="480" w:firstLineChars="200"/>
        <w:rPr>
          <w:sz w:val="24"/>
        </w:rPr>
      </w:pPr>
      <w:r>
        <w:rPr>
          <w:rFonts w:hint="eastAsia"/>
          <w:sz w:val="24"/>
        </w:rPr>
        <w:t>斗兽场中的</w:t>
      </w:r>
      <w:r>
        <w:rPr>
          <w:sz w:val="24"/>
        </w:rPr>
        <w:t>AI</w:t>
      </w:r>
      <w:r>
        <w:rPr>
          <w:rFonts w:hint="eastAsia"/>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24B61C5B">
      <w:pPr>
        <w:spacing w:line="400" w:lineRule="exact"/>
        <w:outlineLvl w:val="2"/>
        <w:rPr>
          <w:rFonts w:hint="eastAsia" w:ascii="黑体" w:hAnsi="黑体" w:eastAsia="黑体" w:cs="黑体"/>
          <w:sz w:val="28"/>
          <w:szCs w:val="28"/>
        </w:rPr>
      </w:pPr>
      <w:bookmarkStart w:id="31" w:name="_Toc28851"/>
      <w:r>
        <w:rPr>
          <w:rFonts w:hint="eastAsia" w:ascii="黑体" w:hAnsi="黑体" w:eastAsia="黑体" w:cs="黑体"/>
          <w:sz w:val="28"/>
          <w:szCs w:val="28"/>
        </w:rPr>
        <w:t>3.3.5 系统可观测性</w:t>
      </w:r>
      <w:bookmarkEnd w:id="31"/>
    </w:p>
    <w:p w14:paraId="796A902B">
      <w:pPr>
        <w:spacing w:line="400" w:lineRule="exact"/>
        <w:ind w:firstLine="480" w:firstLineChars="200"/>
        <w:rPr>
          <w:sz w:val="24"/>
        </w:rPr>
        <w:sectPr>
          <w:headerReference r:id="rId18" w:type="default"/>
          <w:pgSz w:w="11906" w:h="16838"/>
          <w:pgMar w:top="1701" w:right="1418" w:bottom="1418" w:left="1418" w:header="907" w:footer="851" w:gutter="567"/>
          <w:cols w:space="720" w:num="1"/>
          <w:docGrid w:type="lines" w:linePitch="312" w:charSpace="0"/>
        </w:sectPr>
      </w:pPr>
      <w:r>
        <w:rPr>
          <w:rFonts w:hint="eastAsia"/>
          <w:sz w:val="24"/>
        </w:rPr>
        <w:t>为了方便调试和事后分析，系统需要记录关键操作的日志，包括每次</w:t>
      </w:r>
      <w:r>
        <w:rPr>
          <w:sz w:val="24"/>
        </w:rPr>
        <w:t>AI</w:t>
      </w:r>
      <w:r>
        <w:rPr>
          <w:rFonts w:hint="eastAsia"/>
          <w:sz w:val="24"/>
        </w:rPr>
        <w:t>决策的输入数据、返回的原始内容、工具调用的参数和结果、链上交易哈希等。日志级别需要能够灵活调整，日常运行时用较粗略的级别，需要排查问题时再切换到详细级别。</w:t>
      </w:r>
    </w:p>
    <w:p w14:paraId="0829BBE8">
      <w:pPr>
        <w:rPr>
          <w:sz w:val="24"/>
        </w:rPr>
      </w:pPr>
    </w:p>
    <w:p w14:paraId="441A778A">
      <w:pPr>
        <w:spacing w:line="400" w:lineRule="exact"/>
        <w:jc w:val="center"/>
        <w:outlineLvl w:val="0"/>
        <w:rPr>
          <w:rFonts w:ascii="黑体" w:eastAsia="黑体"/>
          <w:sz w:val="32"/>
        </w:rPr>
      </w:pPr>
      <w:bookmarkStart w:id="32" w:name="_Toc26116"/>
      <w:r>
        <w:rPr>
          <w:rFonts w:hint="eastAsia" w:ascii="黑体" w:eastAsia="黑体"/>
          <w:sz w:val="32"/>
        </w:rPr>
        <w:t>4 系统设计</w:t>
      </w:r>
      <w:bookmarkEnd w:id="32"/>
    </w:p>
    <w:p w14:paraId="4668D52E">
      <w:pPr>
        <w:spacing w:line="400" w:lineRule="exact"/>
        <w:jc w:val="center"/>
        <w:rPr>
          <w:rFonts w:ascii="黑体" w:eastAsia="黑体"/>
          <w:sz w:val="32"/>
        </w:rPr>
      </w:pPr>
    </w:p>
    <w:p w14:paraId="3EC71CB4">
      <w:pPr>
        <w:spacing w:line="400" w:lineRule="exact"/>
        <w:ind w:firstLine="480" w:firstLineChars="200"/>
        <w:rPr>
          <w:sz w:val="24"/>
        </w:rPr>
      </w:pPr>
      <w:r>
        <w:rPr>
          <w:rFonts w:hint="eastAsia"/>
          <w:sz w:val="24"/>
        </w:rPr>
        <w:t>系统总体设计在需求分析的基础上进行，主要解决三个问题：系统采用什么样的架构、包含哪些功能模块、数据库需要新建哪些表来存数据。本章依次给出架构设计、模块划分和数据库表结构。</w:t>
      </w:r>
    </w:p>
    <w:p w14:paraId="77A4FACE">
      <w:pPr>
        <w:pStyle w:val="11"/>
        <w:spacing w:line="400" w:lineRule="exact"/>
        <w:outlineLvl w:val="1"/>
        <w:rPr>
          <w:rFonts w:ascii="黑体" w:eastAsia="黑体"/>
          <w:sz w:val="30"/>
        </w:rPr>
      </w:pPr>
      <w:bookmarkStart w:id="33" w:name="_Toc18741"/>
      <w:r>
        <w:rPr>
          <w:rFonts w:hint="eastAsia" w:ascii="黑体" w:eastAsia="黑体"/>
          <w:sz w:val="30"/>
        </w:rPr>
        <w:t>4.1 系统架构设计</w:t>
      </w:r>
      <w:bookmarkEnd w:id="33"/>
    </w:p>
    <w:p w14:paraId="0F36B3BD">
      <w:pPr>
        <w:spacing w:line="400" w:lineRule="exact"/>
        <w:ind w:firstLine="480" w:firstLineChars="200"/>
        <w:rPr>
          <w:sz w:val="24"/>
        </w:rPr>
      </w:pPr>
      <w:r>
        <w:rPr>
          <w:rFonts w:hint="eastAsia"/>
          <w:sz w:val="24"/>
        </w:rPr>
        <w:t>本系统采用前后端分离的架构。前端使用</w:t>
      </w:r>
      <w:r>
        <w:rPr>
          <w:sz w:val="24"/>
        </w:rPr>
        <w:t>Vue</w:t>
      </w:r>
      <w:r>
        <w:rPr>
          <w:rFonts w:hint="eastAsia"/>
          <w:sz w:val="24"/>
        </w:rPr>
        <w:t xml:space="preserve"> 3框架，运行在浏览器中，负责界面展示和用户交互。后端使用</w:t>
      </w:r>
      <w:r>
        <w:rPr>
          <w:sz w:val="24"/>
        </w:rPr>
        <w:t>SpringBoot</w:t>
      </w:r>
      <w:r>
        <w:rPr>
          <w:rFonts w:hint="eastAsia"/>
          <w:sz w:val="24"/>
        </w:rPr>
        <w:t>框架，运行在</w:t>
      </w:r>
      <w:r>
        <w:rPr>
          <w:sz w:val="24"/>
        </w:rPr>
        <w:t>Tomcat</w:t>
      </w:r>
      <w:r>
        <w:rPr>
          <w:rFonts w:hint="eastAsia"/>
          <w:sz w:val="24"/>
        </w:rPr>
        <w:t>服务器上，负责处理业务逻辑、操作数据库以及与外部系统通信。前后端之间通过</w:t>
      </w:r>
      <w:r>
        <w:rPr>
          <w:sz w:val="24"/>
        </w:rPr>
        <w:t>HTTP</w:t>
      </w:r>
      <w:r>
        <w:rPr>
          <w:rFonts w:hint="eastAsia"/>
          <w:sz w:val="24"/>
        </w:rPr>
        <w:t>协议传输</w:t>
      </w:r>
      <w:r>
        <w:rPr>
          <w:sz w:val="24"/>
        </w:rPr>
        <w:t>JSON</w:t>
      </w:r>
      <w:r>
        <w:rPr>
          <w:rFonts w:hint="eastAsia"/>
          <w:sz w:val="24"/>
        </w:rPr>
        <w:t>格式的数据。</w:t>
      </w:r>
    </w:p>
    <w:p w14:paraId="409A19B9">
      <w:pPr>
        <w:spacing w:line="400" w:lineRule="exact"/>
        <w:ind w:firstLine="480" w:firstLineChars="200"/>
        <w:rPr>
          <w:sz w:val="24"/>
        </w:rPr>
      </w:pPr>
    </w:p>
    <w:p w14:paraId="72D9B3A8">
      <w:pPr>
        <w:widowControl/>
        <w:jc w:val="left"/>
        <w:rPr>
          <w:rFonts w:hint="eastAsia" w:ascii="宋体" w:hAnsi="宋体" w:cs="宋体"/>
          <w:kern w:val="0"/>
          <w:sz w:val="24"/>
          <w:lang w:bidi="ar"/>
        </w:rPr>
      </w:pPr>
      <w:r>
        <w:rPr>
          <w:rFonts w:ascii="宋体" w:hAnsi="宋体" w:cs="宋体"/>
          <w:kern w:val="0"/>
          <w:sz w:val="24"/>
          <w:lang w:bidi="ar"/>
        </w:rPr>
        <w:drawing>
          <wp:inline distT="0" distB="0" distL="114300" distR="114300">
            <wp:extent cx="5372735" cy="4994910"/>
            <wp:effectExtent l="0" t="0" r="18415"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30"/>
                    <a:stretch>
                      <a:fillRect/>
                    </a:stretch>
                  </pic:blipFill>
                  <pic:spPr>
                    <a:xfrm>
                      <a:off x="0" y="0"/>
                      <a:ext cx="5372735" cy="4994910"/>
                    </a:xfrm>
                    <a:prstGeom prst="rect">
                      <a:avLst/>
                    </a:prstGeom>
                    <a:noFill/>
                    <a:ln w="9525">
                      <a:noFill/>
                    </a:ln>
                  </pic:spPr>
                </pic:pic>
              </a:graphicData>
            </a:graphic>
          </wp:inline>
        </w:drawing>
      </w:r>
    </w:p>
    <w:p w14:paraId="24CE31FD">
      <w:pPr>
        <w:spacing w:line="400" w:lineRule="exact"/>
        <w:jc w:val="center"/>
      </w:pPr>
      <w:r>
        <w:rPr>
          <w:rFonts w:hint="eastAsia"/>
        </w:rPr>
        <w:t>图4.1 系统架构图</w:t>
      </w:r>
    </w:p>
    <w:p w14:paraId="1560776D">
      <w:pPr>
        <w:spacing w:line="400" w:lineRule="exact"/>
        <w:jc w:val="center"/>
      </w:pPr>
    </w:p>
    <w:p w14:paraId="30D25323">
      <w:pPr>
        <w:spacing w:line="400" w:lineRule="exact"/>
        <w:ind w:firstLine="480" w:firstLineChars="200"/>
        <w:rPr>
          <w:sz w:val="24"/>
        </w:rPr>
      </w:pPr>
      <w:r>
        <w:rPr>
          <w:rFonts w:hint="eastAsia"/>
          <w:sz w:val="24"/>
        </w:rPr>
        <w:t xml:space="preserve">系统整体大致可以分为四层，如图4.1所示。 </w:t>
      </w:r>
    </w:p>
    <w:p w14:paraId="0FCC2495">
      <w:pPr>
        <w:spacing w:line="400" w:lineRule="exact"/>
        <w:ind w:firstLine="480" w:firstLineChars="200"/>
        <w:rPr>
          <w:sz w:val="24"/>
        </w:rPr>
      </w:pPr>
      <w:r>
        <w:rPr>
          <w:rFonts w:hint="eastAsia"/>
          <w:sz w:val="24"/>
        </w:rPr>
        <w:t>前端展示层，该项目的网页包含两个主要标签页，一个是股票交易页面，另一个是斗兽场页面。页面上有表格、图表、按钮和日志列表，用户通过它们查看数据、触发操作。</w:t>
      </w:r>
    </w:p>
    <w:p w14:paraId="25A42AD1">
      <w:pPr>
        <w:spacing w:line="400" w:lineRule="exact"/>
        <w:ind w:firstLine="480" w:firstLineChars="200"/>
        <w:rPr>
          <w:sz w:val="24"/>
        </w:rPr>
      </w:pPr>
      <w:r>
        <w:rPr>
          <w:rFonts w:hint="eastAsia"/>
          <w:sz w:val="24"/>
        </w:rPr>
        <w:t>后端业务层，这一层是</w:t>
      </w:r>
      <w:r>
        <w:rPr>
          <w:sz w:val="24"/>
        </w:rPr>
        <w:t>SpringBoot</w:t>
      </w:r>
      <w:r>
        <w:rPr>
          <w:rFonts w:hint="eastAsia"/>
          <w:sz w:val="24"/>
        </w:rPr>
        <w:t>应用，接收前端发来的请求，执行对应的业务逻辑，然后返回结果。业务层内部又分为控制层、服务层和数据接口层。控制层负责接收请求和返回响应；服务层负责具体的业务处理，比如计算技术指标、调用大模型、执行买卖操作等；数据接口层负责读写持久层的数据</w:t>
      </w:r>
    </w:p>
    <w:p w14:paraId="260B60BB">
      <w:pPr>
        <w:spacing w:line="400" w:lineRule="exact"/>
        <w:ind w:firstLine="480" w:firstLineChars="200"/>
        <w:rPr>
          <w:sz w:val="24"/>
        </w:rPr>
      </w:pPr>
      <w:r>
        <w:rPr>
          <w:rFonts w:hint="eastAsia"/>
          <w:sz w:val="24"/>
        </w:rPr>
        <w:t>数据持久层。该层由</w:t>
      </w:r>
      <w:r>
        <w:rPr>
          <w:sz w:val="24"/>
        </w:rPr>
        <w:t>MySQL</w:t>
      </w:r>
      <w:r>
        <w:rPr>
          <w:rFonts w:hint="eastAsia"/>
          <w:sz w:val="24"/>
        </w:rPr>
        <w:t>存储中间件和</w:t>
      </w:r>
      <w:r>
        <w:rPr>
          <w:sz w:val="24"/>
        </w:rPr>
        <w:t>MyBatis</w:t>
      </w:r>
      <w:r>
        <w:rPr>
          <w:rFonts w:hint="eastAsia"/>
          <w:sz w:val="24"/>
        </w:rPr>
        <w:t>持久层框架实现，用来存储股票信息、价格历史、</w:t>
      </w:r>
      <w:r>
        <w:rPr>
          <w:sz w:val="24"/>
        </w:rPr>
        <w:t>AI</w:t>
      </w:r>
      <w:r>
        <w:rPr>
          <w:rFonts w:hint="eastAsia"/>
          <w:sz w:val="24"/>
        </w:rPr>
        <w:t>持仓、交易记录、斗兽场配置等所有需要持久保存的数据。</w:t>
      </w:r>
    </w:p>
    <w:p w14:paraId="1D8AA061">
      <w:pPr>
        <w:spacing w:line="400" w:lineRule="exact"/>
        <w:ind w:firstLine="480" w:firstLineChars="200"/>
        <w:rPr>
          <w:sz w:val="24"/>
        </w:rPr>
      </w:pPr>
      <w:r>
        <w:rPr>
          <w:rFonts w:hint="eastAsia"/>
          <w:sz w:val="24"/>
        </w:rPr>
        <w:t>区块链网络层。这一层是本地运行的</w:t>
      </w:r>
      <w:r>
        <w:rPr>
          <w:sz w:val="24"/>
        </w:rPr>
        <w:t>Ganache</w:t>
      </w:r>
      <w:r>
        <w:rPr>
          <w:rFonts w:hint="eastAsia"/>
          <w:sz w:val="24"/>
        </w:rPr>
        <w:t>测试链，链上部署了三种</w:t>
      </w:r>
      <w:r>
        <w:rPr>
          <w:sz w:val="24"/>
        </w:rPr>
        <w:t>ERC</w:t>
      </w:r>
      <w:r>
        <w:rPr>
          <w:rFonts w:hint="eastAsia"/>
          <w:sz w:val="24"/>
        </w:rPr>
        <w:t>-20代币合约。后端通过</w:t>
      </w:r>
      <w:r>
        <w:rPr>
          <w:sz w:val="24"/>
        </w:rPr>
        <w:t>Web</w:t>
      </w:r>
      <w:r>
        <w:rPr>
          <w:rFonts w:hint="eastAsia"/>
          <w:sz w:val="24"/>
        </w:rPr>
        <w:t>3</w:t>
      </w:r>
      <w:r>
        <w:rPr>
          <w:sz w:val="24"/>
        </w:rPr>
        <w:t>j</w:t>
      </w:r>
      <w:r>
        <w:rPr>
          <w:rFonts w:hint="eastAsia"/>
          <w:sz w:val="24"/>
        </w:rPr>
        <w:t>库连接</w:t>
      </w:r>
      <w:r>
        <w:rPr>
          <w:sz w:val="24"/>
        </w:rPr>
        <w:t>Ganache</w:t>
      </w:r>
      <w:r>
        <w:rPr>
          <w:rFonts w:hint="eastAsia"/>
          <w:sz w:val="24"/>
        </w:rPr>
        <w:t>节点，执行查询余额和转账等操作。</w:t>
      </w:r>
    </w:p>
    <w:p w14:paraId="6A3776C9">
      <w:pPr>
        <w:spacing w:line="400" w:lineRule="exact"/>
        <w:ind w:firstLine="480" w:firstLineChars="200"/>
        <w:rPr>
          <w:sz w:val="24"/>
        </w:rPr>
      </w:pPr>
      <w:r>
        <w:rPr>
          <w:rFonts w:hint="eastAsia"/>
          <w:sz w:val="24"/>
        </w:rPr>
        <w:t>此外，系统还依赖两个外部</w:t>
      </w:r>
      <w:r>
        <w:rPr>
          <w:sz w:val="24"/>
        </w:rPr>
        <w:t>API</w:t>
      </w:r>
      <w:r>
        <w:rPr>
          <w:rFonts w:hint="eastAsia"/>
          <w:sz w:val="24"/>
        </w:rPr>
        <w:t>：</w:t>
      </w:r>
      <w:r>
        <w:rPr>
          <w:sz w:val="24"/>
        </w:rPr>
        <w:t>Alpha</w:t>
      </w:r>
      <w:r>
        <w:rPr>
          <w:rFonts w:hint="eastAsia"/>
          <w:sz w:val="24"/>
        </w:rPr>
        <w:t xml:space="preserve"> </w:t>
      </w:r>
      <w:r>
        <w:rPr>
          <w:sz w:val="24"/>
        </w:rPr>
        <w:t>Vantage</w:t>
      </w:r>
      <w:r>
        <w:rPr>
          <w:rFonts w:hint="eastAsia"/>
          <w:sz w:val="24"/>
        </w:rPr>
        <w:t>提供股票行情数据，大语言模型</w:t>
      </w:r>
      <w:r>
        <w:rPr>
          <w:sz w:val="24"/>
        </w:rPr>
        <w:t>API</w:t>
      </w:r>
      <w:r>
        <w:rPr>
          <w:rFonts w:hint="eastAsia"/>
          <w:sz w:val="24"/>
        </w:rPr>
        <w:t>提供</w:t>
      </w:r>
      <w:r>
        <w:rPr>
          <w:sz w:val="24"/>
        </w:rPr>
        <w:t>AI</w:t>
      </w:r>
      <w:r>
        <w:rPr>
          <w:rFonts w:hint="eastAsia"/>
          <w:sz w:val="24"/>
        </w:rPr>
        <w:t>推理能力，后端通过</w:t>
      </w:r>
      <w:r>
        <w:rPr>
          <w:sz w:val="24"/>
        </w:rPr>
        <w:t>HTTP</w:t>
      </w:r>
      <w:r>
        <w:rPr>
          <w:rFonts w:hint="eastAsia"/>
          <w:sz w:val="24"/>
        </w:rPr>
        <w:t>和JSON-</w:t>
      </w:r>
      <w:r>
        <w:rPr>
          <w:sz w:val="24"/>
        </w:rPr>
        <w:t>RPC</w:t>
      </w:r>
      <w:r>
        <w:rPr>
          <w:rFonts w:hint="eastAsia"/>
          <w:sz w:val="24"/>
        </w:rPr>
        <w:t>调用这两个外部服务。</w:t>
      </w:r>
    </w:p>
    <w:p w14:paraId="6CD4FD25">
      <w:pPr>
        <w:pStyle w:val="11"/>
        <w:spacing w:line="400" w:lineRule="exact"/>
        <w:outlineLvl w:val="1"/>
        <w:rPr>
          <w:rFonts w:ascii="黑体" w:eastAsia="黑体"/>
          <w:sz w:val="30"/>
        </w:rPr>
      </w:pPr>
      <w:bookmarkStart w:id="34" w:name="_Toc28196"/>
      <w:r>
        <w:rPr>
          <w:rFonts w:hint="eastAsia" w:ascii="黑体" w:eastAsia="黑体"/>
          <w:sz w:val="30"/>
        </w:rPr>
        <w:t xml:space="preserve">4.2 </w:t>
      </w:r>
      <w:commentRangeStart w:id="5"/>
      <w:r>
        <w:rPr>
          <w:rFonts w:hint="eastAsia" w:ascii="黑体" w:eastAsia="黑体"/>
          <w:sz w:val="30"/>
        </w:rPr>
        <w:t>功能模块</w:t>
      </w:r>
      <w:bookmarkEnd w:id="34"/>
      <w:commentRangeEnd w:id="5"/>
      <w:r>
        <w:rPr>
          <w:rStyle w:val="31"/>
          <w:rFonts w:ascii="黑体" w:eastAsia="黑体"/>
          <w:sz w:val="30"/>
          <w:szCs w:val="24"/>
        </w:rPr>
        <w:commentReference w:id="5"/>
      </w:r>
      <w:r>
        <w:rPr>
          <w:rFonts w:hint="eastAsia" w:ascii="黑体" w:eastAsia="黑体"/>
          <w:sz w:val="30"/>
          <w:lang w:eastAsia="zh-CN"/>
        </w:rPr>
        <w:t>设计</w:t>
      </w:r>
    </w:p>
    <w:p w14:paraId="2CA52AB3">
      <w:pPr>
        <w:spacing w:line="400" w:lineRule="exact"/>
        <w:ind w:firstLine="480" w:firstLineChars="200"/>
        <w:rPr>
          <w:rFonts w:hint="eastAsia"/>
          <w:sz w:val="24"/>
          <w:lang w:eastAsia="zh-CN"/>
        </w:rPr>
      </w:pPr>
      <w:r>
        <w:rPr>
          <w:rFonts w:hint="eastAsia"/>
          <w:sz w:val="24"/>
        </w:rPr>
        <w:t>按照</w:t>
      </w:r>
      <w:r>
        <w:rPr>
          <w:rFonts w:hint="eastAsia"/>
          <w:sz w:val="24"/>
          <w:lang w:eastAsia="zh-CN"/>
        </w:rPr>
        <w:t>功能需求的划分</w:t>
      </w:r>
      <w:r>
        <w:rPr>
          <w:rFonts w:hint="eastAsia"/>
          <w:sz w:val="24"/>
        </w:rPr>
        <w:t>，</w:t>
      </w:r>
      <w:r>
        <w:rPr>
          <w:rFonts w:hint="eastAsia"/>
          <w:sz w:val="24"/>
          <w:lang w:eastAsia="zh-CN"/>
        </w:rPr>
        <w:t>本</w:t>
      </w:r>
      <w:r>
        <w:rPr>
          <w:rFonts w:hint="eastAsia"/>
          <w:sz w:val="24"/>
        </w:rPr>
        <w:t>系统</w:t>
      </w:r>
      <w:r>
        <w:rPr>
          <w:rFonts w:hint="eastAsia"/>
          <w:sz w:val="24"/>
          <w:lang w:eastAsia="zh-CN"/>
        </w:rPr>
        <w:t>需要设计模块来实现模拟交易所功能、</w:t>
      </w:r>
      <w:r>
        <w:rPr>
          <w:rFonts w:hint="eastAsia"/>
          <w:sz w:val="24"/>
          <w:lang w:val="en-US" w:eastAsia="zh-CN"/>
        </w:rPr>
        <w:t>AI辅助交易功能和区块链斗兽场功能</w:t>
      </w:r>
      <w:r>
        <w:rPr>
          <w:rFonts w:hint="eastAsia"/>
          <w:sz w:val="24"/>
          <w:lang w:eastAsia="zh-CN"/>
        </w:rPr>
        <w:t>，针对功能需求的三个场景，笔者设计了</w:t>
      </w:r>
      <w:r>
        <w:rPr>
          <w:rFonts w:hint="eastAsia"/>
          <w:sz w:val="24"/>
        </w:rPr>
        <w:t>六个</w:t>
      </w:r>
      <w:r>
        <w:rPr>
          <w:rFonts w:hint="eastAsia"/>
          <w:sz w:val="24"/>
          <w:lang w:eastAsia="zh-CN"/>
        </w:rPr>
        <w:t>相辅相成的</w:t>
      </w:r>
      <w:r>
        <w:rPr>
          <w:rFonts w:hint="eastAsia"/>
          <w:sz w:val="24"/>
        </w:rPr>
        <w:t>模块</w:t>
      </w:r>
      <w:r>
        <w:rPr>
          <w:rFonts w:hint="eastAsia"/>
          <w:sz w:val="24"/>
          <w:lang w:eastAsia="zh-CN"/>
        </w:rPr>
        <w:t>，</w:t>
      </w:r>
    </w:p>
    <w:p w14:paraId="244309D0">
      <w:pPr>
        <w:spacing w:line="400" w:lineRule="exact"/>
        <w:ind w:firstLine="480" w:firstLineChars="200"/>
        <w:rPr>
          <w:sz w:val="24"/>
        </w:rPr>
      </w:pPr>
      <w:r>
        <w:rPr>
          <w:rFonts w:hint="eastAsia"/>
          <w:sz w:val="24"/>
        </w:rPr>
        <w:t>行情数据模块，</w:t>
      </w:r>
      <w:r>
        <w:rPr>
          <w:rFonts w:ascii="宋体" w:hAnsi="宋体" w:eastAsia="宋体" w:cs="宋体"/>
          <w:sz w:val="24"/>
          <w:szCs w:val="24"/>
        </w:rPr>
        <w:t>该模块</w:t>
      </w:r>
      <w:r>
        <w:rPr>
          <w:rFonts w:hint="eastAsia" w:ascii="宋体" w:hAnsi="宋体" w:cs="宋体"/>
          <w:sz w:val="24"/>
          <w:szCs w:val="24"/>
          <w:lang w:eastAsia="zh-CN"/>
        </w:rPr>
        <w:t>是整个</w:t>
      </w:r>
      <w:r>
        <w:rPr>
          <w:rFonts w:ascii="宋体" w:hAnsi="宋体" w:eastAsia="宋体" w:cs="宋体"/>
          <w:sz w:val="24"/>
          <w:szCs w:val="24"/>
        </w:rPr>
        <w:t>系统的数据基础设施，负责抽象并封装外部</w:t>
      </w:r>
      <w:r>
        <w:rPr>
          <w:rFonts w:hint="eastAsia" w:ascii="宋体" w:hAnsi="宋体" w:cs="宋体"/>
          <w:sz w:val="24"/>
          <w:szCs w:val="24"/>
          <w:lang w:eastAsia="zh-CN"/>
        </w:rPr>
        <w:t>的</w:t>
      </w:r>
      <w:r>
        <w:rPr>
          <w:rFonts w:ascii="宋体" w:hAnsi="宋体" w:eastAsia="宋体" w:cs="宋体"/>
          <w:sz w:val="24"/>
          <w:szCs w:val="24"/>
        </w:rPr>
        <w:t>行情数据源。包括外部API的数据接入、清洗</w:t>
      </w:r>
      <w:r>
        <w:rPr>
          <w:rFonts w:hint="eastAsia" w:ascii="宋体" w:hAnsi="宋体" w:cs="宋体"/>
          <w:sz w:val="24"/>
          <w:szCs w:val="24"/>
          <w:lang w:eastAsia="zh-CN"/>
        </w:rPr>
        <w:t>，</w:t>
      </w:r>
      <w:r>
        <w:rPr>
          <w:rFonts w:ascii="宋体" w:hAnsi="宋体" w:eastAsia="宋体" w:cs="宋体"/>
          <w:sz w:val="24"/>
          <w:szCs w:val="24"/>
        </w:rPr>
        <w:t>以及本地数据库的</w:t>
      </w:r>
      <w:r>
        <w:rPr>
          <w:rFonts w:hint="eastAsia" w:ascii="宋体" w:hAnsi="宋体" w:cs="宋体"/>
          <w:sz w:val="24"/>
          <w:szCs w:val="24"/>
          <w:lang w:eastAsia="zh-CN"/>
        </w:rPr>
        <w:t>调用</w:t>
      </w:r>
      <w:r>
        <w:rPr>
          <w:rFonts w:ascii="宋体" w:hAnsi="宋体" w:eastAsia="宋体" w:cs="宋体"/>
          <w:sz w:val="24"/>
          <w:szCs w:val="24"/>
        </w:rPr>
        <w:t>。通过提供</w:t>
      </w:r>
      <w:r>
        <w:rPr>
          <w:rFonts w:hint="eastAsia" w:ascii="宋体" w:hAnsi="宋体" w:cs="宋体"/>
          <w:sz w:val="24"/>
          <w:szCs w:val="24"/>
          <w:lang w:eastAsia="zh-CN"/>
        </w:rPr>
        <w:t>约定的</w:t>
      </w:r>
      <w:r>
        <w:rPr>
          <w:rFonts w:ascii="宋体" w:hAnsi="宋体" w:eastAsia="宋体" w:cs="宋体"/>
          <w:sz w:val="24"/>
          <w:szCs w:val="24"/>
        </w:rPr>
        <w:t>数据</w:t>
      </w:r>
      <w:r>
        <w:rPr>
          <w:rFonts w:hint="eastAsia" w:ascii="宋体" w:hAnsi="宋体" w:cs="宋体"/>
          <w:sz w:val="24"/>
          <w:szCs w:val="24"/>
          <w:lang w:val="en-US" w:eastAsia="zh-CN"/>
        </w:rPr>
        <w:t>Class</w:t>
      </w:r>
      <w:r>
        <w:rPr>
          <w:rFonts w:ascii="宋体" w:hAnsi="宋体" w:eastAsia="宋体" w:cs="宋体"/>
          <w:sz w:val="24"/>
          <w:szCs w:val="24"/>
        </w:rPr>
        <w:t>（DAO），</w:t>
      </w:r>
      <w:r>
        <w:rPr>
          <w:rFonts w:hint="eastAsia" w:ascii="宋体" w:hAnsi="宋体" w:cs="宋体"/>
          <w:sz w:val="24"/>
          <w:szCs w:val="24"/>
          <w:lang w:eastAsia="zh-CN"/>
        </w:rPr>
        <w:t>实现</w:t>
      </w:r>
      <w:r>
        <w:rPr>
          <w:rFonts w:ascii="宋体" w:hAnsi="宋体" w:eastAsia="宋体" w:cs="宋体"/>
          <w:sz w:val="24"/>
          <w:szCs w:val="24"/>
        </w:rPr>
        <w:t>为上层业务模块屏蔽</w:t>
      </w:r>
      <w:r>
        <w:rPr>
          <w:rFonts w:hint="eastAsia" w:ascii="宋体" w:hAnsi="宋体" w:cs="宋体"/>
          <w:sz w:val="24"/>
          <w:szCs w:val="24"/>
          <w:lang w:eastAsia="zh-CN"/>
        </w:rPr>
        <w:t>底层的</w:t>
      </w:r>
      <w:r>
        <w:rPr>
          <w:rFonts w:ascii="宋体" w:hAnsi="宋体" w:eastAsia="宋体" w:cs="宋体"/>
          <w:sz w:val="24"/>
          <w:szCs w:val="24"/>
        </w:rPr>
        <w:t>数据源差异，保障</w:t>
      </w:r>
      <w:r>
        <w:rPr>
          <w:rFonts w:hint="eastAsia" w:ascii="宋体" w:hAnsi="宋体" w:cs="宋体"/>
          <w:sz w:val="24"/>
          <w:szCs w:val="24"/>
          <w:lang w:eastAsia="zh-CN"/>
        </w:rPr>
        <w:t>了上层模块</w:t>
      </w:r>
      <w:r>
        <w:rPr>
          <w:rFonts w:ascii="宋体" w:hAnsi="宋体" w:eastAsia="宋体" w:cs="宋体"/>
          <w:sz w:val="24"/>
          <w:szCs w:val="24"/>
        </w:rPr>
        <w:t>高效的查询性能</w:t>
      </w:r>
      <w:r>
        <w:rPr>
          <w:rFonts w:hint="eastAsia" w:ascii="宋体" w:hAnsi="宋体" w:cs="宋体"/>
          <w:sz w:val="24"/>
          <w:szCs w:val="24"/>
          <w:lang w:eastAsia="zh-CN"/>
        </w:rPr>
        <w:t>和获取数据的快捷可读</w:t>
      </w:r>
      <w:r>
        <w:rPr>
          <w:rFonts w:ascii="宋体" w:hAnsi="宋体" w:eastAsia="宋体" w:cs="宋体"/>
          <w:sz w:val="24"/>
          <w:szCs w:val="24"/>
        </w:rPr>
        <w:t>。</w:t>
      </w:r>
    </w:p>
    <w:p w14:paraId="637C9369">
      <w:pPr>
        <w:spacing w:line="400" w:lineRule="exact"/>
        <w:ind w:firstLine="480" w:firstLineChars="200"/>
        <w:rPr>
          <w:rFonts w:hint="eastAsia" w:ascii="宋体" w:hAnsi="宋体" w:eastAsia="宋体" w:cs="宋体"/>
          <w:sz w:val="24"/>
          <w:szCs w:val="24"/>
          <w:lang w:eastAsia="zh-CN"/>
        </w:rPr>
      </w:pPr>
      <w:r>
        <w:rPr>
          <w:rFonts w:hint="eastAsia"/>
          <w:sz w:val="24"/>
        </w:rPr>
        <w:t>模拟交易模块，</w:t>
      </w:r>
      <w:r>
        <w:rPr>
          <w:rFonts w:ascii="宋体" w:hAnsi="宋体" w:eastAsia="宋体" w:cs="宋体"/>
          <w:sz w:val="24"/>
          <w:szCs w:val="24"/>
        </w:rPr>
        <w:t>该模块作为交易执行层，负责维护</w:t>
      </w:r>
      <w:r>
        <w:rPr>
          <w:rFonts w:hint="eastAsia" w:ascii="宋体" w:hAnsi="宋体" w:cs="宋体"/>
          <w:sz w:val="24"/>
          <w:szCs w:val="24"/>
          <w:lang w:val="en-US" w:eastAsia="zh-CN"/>
        </w:rPr>
        <w:t>Agent交易的</w:t>
      </w:r>
      <w:r>
        <w:rPr>
          <w:rFonts w:ascii="宋体" w:hAnsi="宋体" w:eastAsia="宋体" w:cs="宋体"/>
          <w:sz w:val="24"/>
          <w:szCs w:val="24"/>
        </w:rPr>
        <w:t>核心账本。其职责包括</w:t>
      </w:r>
      <w:r>
        <w:rPr>
          <w:rFonts w:hint="eastAsia" w:ascii="宋体" w:hAnsi="宋体" w:cs="宋体"/>
          <w:sz w:val="24"/>
          <w:szCs w:val="24"/>
          <w:lang w:val="en-US" w:eastAsia="zh-CN"/>
        </w:rPr>
        <w:t>Agent</w:t>
      </w:r>
      <w:r>
        <w:rPr>
          <w:rFonts w:ascii="宋体" w:hAnsi="宋体" w:eastAsia="宋体" w:cs="宋体"/>
          <w:sz w:val="24"/>
          <w:szCs w:val="24"/>
        </w:rPr>
        <w:t>的账户</w:t>
      </w:r>
      <w:r>
        <w:rPr>
          <w:rFonts w:hint="eastAsia" w:ascii="宋体" w:hAnsi="宋体" w:cs="宋体"/>
          <w:sz w:val="24"/>
          <w:szCs w:val="24"/>
          <w:lang w:eastAsia="zh-CN"/>
        </w:rPr>
        <w:t>操作</w:t>
      </w:r>
      <w:r>
        <w:rPr>
          <w:rFonts w:ascii="宋体" w:hAnsi="宋体" w:eastAsia="宋体" w:cs="宋体"/>
          <w:sz w:val="24"/>
          <w:szCs w:val="24"/>
        </w:rPr>
        <w:t>、仓位</w:t>
      </w:r>
      <w:r>
        <w:rPr>
          <w:rFonts w:hint="eastAsia" w:ascii="宋体" w:hAnsi="宋体" w:cs="宋体"/>
          <w:sz w:val="24"/>
          <w:szCs w:val="24"/>
          <w:lang w:eastAsia="zh-CN"/>
        </w:rPr>
        <w:t>日志和生成</w:t>
      </w:r>
      <w:r>
        <w:rPr>
          <w:rFonts w:hint="eastAsia" w:ascii="宋体" w:hAnsi="宋体" w:cs="宋体"/>
          <w:sz w:val="24"/>
          <w:szCs w:val="24"/>
          <w:lang w:val="en-US" w:eastAsia="zh-CN"/>
        </w:rPr>
        <w:t>Agent的</w:t>
      </w:r>
      <w:r>
        <w:rPr>
          <w:rFonts w:ascii="宋体" w:hAnsi="宋体" w:eastAsia="宋体" w:cs="宋体"/>
          <w:sz w:val="24"/>
          <w:szCs w:val="24"/>
        </w:rPr>
        <w:t>资产快照。</w:t>
      </w:r>
      <w:r>
        <w:rPr>
          <w:rFonts w:hint="eastAsia" w:ascii="宋体" w:hAnsi="宋体" w:cs="宋体"/>
          <w:sz w:val="24"/>
          <w:szCs w:val="24"/>
          <w:lang w:eastAsia="zh-CN"/>
        </w:rPr>
        <w:t>该</w:t>
      </w:r>
      <w:r>
        <w:rPr>
          <w:rFonts w:ascii="宋体" w:hAnsi="宋体" w:eastAsia="宋体" w:cs="宋体"/>
          <w:sz w:val="24"/>
          <w:szCs w:val="24"/>
        </w:rPr>
        <w:t>模块将</w:t>
      </w:r>
      <w:r>
        <w:rPr>
          <w:rFonts w:hint="eastAsia" w:ascii="宋体" w:hAnsi="宋体" w:cs="宋体"/>
          <w:sz w:val="24"/>
          <w:szCs w:val="24"/>
          <w:lang w:eastAsia="zh-CN"/>
        </w:rPr>
        <w:t>位于数据库</w:t>
      </w:r>
      <w:r>
        <w:rPr>
          <w:rFonts w:ascii="宋体" w:hAnsi="宋体" w:eastAsia="宋体" w:cs="宋体"/>
          <w:sz w:val="24"/>
          <w:szCs w:val="24"/>
        </w:rPr>
        <w:t>层的“买入/卖出”封装为</w:t>
      </w:r>
      <w:r>
        <w:rPr>
          <w:rFonts w:hint="eastAsia" w:ascii="宋体" w:hAnsi="宋体" w:cs="宋体"/>
          <w:sz w:val="24"/>
          <w:szCs w:val="24"/>
          <w:lang w:eastAsia="zh-CN"/>
        </w:rPr>
        <w:t>方法，在方法中需要保证</w:t>
      </w:r>
      <w:r>
        <w:rPr>
          <w:rFonts w:hint="eastAsia" w:ascii="宋体" w:hAnsi="宋体" w:cs="宋体"/>
          <w:sz w:val="24"/>
          <w:szCs w:val="24"/>
          <w:lang w:val="en-US" w:eastAsia="zh-CN"/>
        </w:rPr>
        <w:t>Agent买卖事务的原子性和一致性</w:t>
      </w:r>
      <w:r>
        <w:rPr>
          <w:rFonts w:ascii="宋体" w:hAnsi="宋体" w:eastAsia="宋体" w:cs="宋体"/>
          <w:sz w:val="24"/>
          <w:szCs w:val="24"/>
        </w:rPr>
        <w:t>，</w:t>
      </w:r>
      <w:r>
        <w:rPr>
          <w:rFonts w:hint="eastAsia" w:ascii="宋体" w:hAnsi="宋体" w:cs="宋体"/>
          <w:sz w:val="24"/>
          <w:szCs w:val="24"/>
          <w:lang w:eastAsia="zh-CN"/>
        </w:rPr>
        <w:t>并暴露</w:t>
      </w:r>
      <w:r>
        <w:rPr>
          <w:rFonts w:ascii="宋体" w:hAnsi="宋体" w:eastAsia="宋体" w:cs="宋体"/>
          <w:sz w:val="24"/>
          <w:szCs w:val="24"/>
        </w:rPr>
        <w:t>工具接口</w:t>
      </w:r>
      <w:r>
        <w:rPr>
          <w:rFonts w:hint="eastAsia" w:ascii="宋体" w:hAnsi="宋体" w:cs="宋体"/>
          <w:sz w:val="24"/>
          <w:szCs w:val="24"/>
          <w:lang w:eastAsia="zh-CN"/>
        </w:rPr>
        <w:t>，将交易能力开放给</w:t>
      </w:r>
      <w:r>
        <w:rPr>
          <w:rFonts w:ascii="宋体" w:hAnsi="宋体" w:eastAsia="宋体" w:cs="宋体"/>
          <w:sz w:val="24"/>
          <w:szCs w:val="24"/>
        </w:rPr>
        <w:t>AI决策层</w:t>
      </w:r>
      <w:r>
        <w:rPr>
          <w:rFonts w:hint="eastAsia" w:ascii="宋体" w:hAnsi="宋体" w:cs="宋体"/>
          <w:sz w:val="24"/>
          <w:szCs w:val="24"/>
          <w:lang w:eastAsia="zh-CN"/>
        </w:rPr>
        <w:t>。</w:t>
      </w:r>
    </w:p>
    <w:p w14:paraId="2F5E8BC2">
      <w:pPr>
        <w:spacing w:line="400" w:lineRule="exact"/>
        <w:ind w:firstLine="480" w:firstLineChars="200"/>
        <w:rPr>
          <w:sz w:val="24"/>
        </w:rPr>
      </w:pPr>
      <w:r>
        <w:rPr>
          <w:sz w:val="24"/>
        </w:rPr>
        <w:t>AI</w:t>
      </w:r>
      <w:r>
        <w:rPr>
          <w:rFonts w:hint="eastAsia"/>
          <w:sz w:val="24"/>
        </w:rPr>
        <w:t>决策模块</w:t>
      </w:r>
      <w:r>
        <w:rPr>
          <w:rFonts w:hint="eastAsia"/>
          <w:sz w:val="24"/>
          <w:lang w:eastAsia="zh-CN"/>
        </w:rPr>
        <w:t>，</w:t>
      </w:r>
      <w:r>
        <w:rPr>
          <w:rFonts w:ascii="宋体" w:hAnsi="宋体" w:eastAsia="宋体" w:cs="宋体"/>
          <w:sz w:val="24"/>
          <w:szCs w:val="24"/>
        </w:rPr>
        <w:t>该模块</w:t>
      </w:r>
      <w:r>
        <w:rPr>
          <w:rFonts w:hint="eastAsia" w:ascii="宋体" w:hAnsi="宋体" w:cs="宋体"/>
          <w:sz w:val="24"/>
          <w:szCs w:val="24"/>
          <w:lang w:eastAsia="zh-CN"/>
        </w:rPr>
        <w:t>是本</w:t>
      </w:r>
      <w:r>
        <w:rPr>
          <w:rFonts w:ascii="宋体" w:hAnsi="宋体" w:eastAsia="宋体" w:cs="宋体"/>
          <w:sz w:val="24"/>
          <w:szCs w:val="24"/>
        </w:rPr>
        <w:t>系统核心</w:t>
      </w:r>
      <w:r>
        <w:rPr>
          <w:rFonts w:hint="eastAsia" w:ascii="宋体" w:hAnsi="宋体" w:cs="宋体"/>
          <w:sz w:val="24"/>
          <w:szCs w:val="24"/>
          <w:lang w:eastAsia="zh-CN"/>
        </w:rPr>
        <w:t>的</w:t>
      </w:r>
      <w:r>
        <w:rPr>
          <w:rFonts w:ascii="宋体" w:hAnsi="宋体" w:eastAsia="宋体" w:cs="宋体"/>
          <w:sz w:val="24"/>
          <w:szCs w:val="24"/>
        </w:rPr>
        <w:t>业务逻辑层，</w:t>
      </w:r>
      <w:r>
        <w:rPr>
          <w:rFonts w:hint="eastAsia" w:ascii="宋体" w:hAnsi="宋体" w:cs="宋体"/>
          <w:sz w:val="24"/>
          <w:szCs w:val="24"/>
          <w:lang w:eastAsia="zh-CN"/>
        </w:rPr>
        <w:t>主要</w:t>
      </w:r>
      <w:r>
        <w:rPr>
          <w:rFonts w:ascii="宋体" w:hAnsi="宋体" w:eastAsia="宋体" w:cs="宋体"/>
          <w:sz w:val="24"/>
          <w:szCs w:val="24"/>
        </w:rPr>
        <w:t>负责大语言模型的</w:t>
      </w:r>
      <w:r>
        <w:rPr>
          <w:rFonts w:hint="eastAsia" w:ascii="宋体" w:hAnsi="宋体" w:cs="宋体"/>
          <w:sz w:val="24"/>
          <w:szCs w:val="24"/>
          <w:lang w:eastAsia="zh-CN"/>
        </w:rPr>
        <w:t>调度</w:t>
      </w:r>
      <w:r>
        <w:rPr>
          <w:rFonts w:ascii="宋体" w:hAnsi="宋体" w:eastAsia="宋体" w:cs="宋体"/>
          <w:sz w:val="24"/>
          <w:szCs w:val="24"/>
        </w:rPr>
        <w:t>。其职责包括</w:t>
      </w:r>
      <w:r>
        <w:rPr>
          <w:rFonts w:hint="eastAsia" w:ascii="宋体" w:hAnsi="宋体" w:cs="宋体"/>
          <w:sz w:val="24"/>
          <w:szCs w:val="24"/>
          <w:lang w:eastAsia="zh-CN"/>
        </w:rPr>
        <w:t>管理</w:t>
      </w:r>
      <w:r>
        <w:rPr>
          <w:rFonts w:ascii="宋体" w:hAnsi="宋体" w:eastAsia="宋体" w:cs="宋体"/>
          <w:sz w:val="24"/>
          <w:szCs w:val="24"/>
        </w:rPr>
        <w:t>多</w:t>
      </w:r>
      <w:r>
        <w:rPr>
          <w:rFonts w:hint="eastAsia" w:ascii="宋体" w:hAnsi="宋体" w:cs="宋体"/>
          <w:sz w:val="24"/>
          <w:szCs w:val="24"/>
          <w:lang w:val="en-US" w:eastAsia="zh-CN"/>
        </w:rPr>
        <w:t>Agent的实例</w:t>
      </w:r>
      <w:r>
        <w:rPr>
          <w:rFonts w:ascii="宋体" w:hAnsi="宋体" w:eastAsia="宋体" w:cs="宋体"/>
          <w:sz w:val="24"/>
          <w:szCs w:val="24"/>
        </w:rPr>
        <w:t>、</w:t>
      </w:r>
      <w:r>
        <w:rPr>
          <w:rFonts w:hint="eastAsia" w:ascii="宋体" w:hAnsi="宋体" w:cs="宋体"/>
          <w:sz w:val="24"/>
          <w:szCs w:val="24"/>
          <w:lang w:eastAsia="zh-CN"/>
        </w:rPr>
        <w:t>抓取数据</w:t>
      </w:r>
      <w:r>
        <w:rPr>
          <w:rFonts w:ascii="宋体" w:hAnsi="宋体" w:eastAsia="宋体" w:cs="宋体"/>
          <w:sz w:val="24"/>
          <w:szCs w:val="24"/>
        </w:rPr>
        <w:t>组装</w:t>
      </w:r>
      <w:r>
        <w:rPr>
          <w:rFonts w:hint="eastAsia" w:ascii="宋体" w:hAnsi="宋体" w:cs="宋体"/>
          <w:sz w:val="24"/>
          <w:szCs w:val="24"/>
          <w:lang w:val="en-US" w:eastAsia="zh-CN"/>
        </w:rPr>
        <w:t>prompt</w:t>
      </w:r>
      <w:r>
        <w:rPr>
          <w:rFonts w:ascii="宋体" w:hAnsi="宋体" w:eastAsia="宋体" w:cs="宋体"/>
          <w:sz w:val="24"/>
          <w:szCs w:val="24"/>
        </w:rPr>
        <w:t>、以及</w:t>
      </w:r>
      <w:r>
        <w:rPr>
          <w:rFonts w:hint="eastAsia" w:ascii="宋体" w:hAnsi="宋体" w:cs="宋体"/>
          <w:sz w:val="24"/>
          <w:szCs w:val="24"/>
          <w:lang w:eastAsia="zh-CN"/>
        </w:rPr>
        <w:t>处理</w:t>
      </w:r>
      <w:r>
        <w:rPr>
          <w:rFonts w:ascii="宋体" w:hAnsi="宋体" w:eastAsia="宋体" w:cs="宋体"/>
          <w:sz w:val="24"/>
          <w:szCs w:val="24"/>
        </w:rPr>
        <w:t>模型响应</w:t>
      </w:r>
      <w:r>
        <w:rPr>
          <w:rFonts w:hint="eastAsia" w:ascii="宋体" w:hAnsi="宋体" w:cs="宋体"/>
          <w:sz w:val="24"/>
          <w:szCs w:val="24"/>
          <w:lang w:eastAsia="zh-CN"/>
        </w:rPr>
        <w:t>的</w:t>
      </w:r>
      <w:r>
        <w:rPr>
          <w:rFonts w:ascii="宋体" w:hAnsi="宋体" w:eastAsia="宋体" w:cs="宋体"/>
          <w:sz w:val="24"/>
          <w:szCs w:val="24"/>
        </w:rPr>
        <w:t>结果。</w:t>
      </w:r>
      <w:r>
        <w:rPr>
          <w:rFonts w:hint="eastAsia" w:ascii="宋体" w:hAnsi="宋体" w:cs="宋体"/>
          <w:sz w:val="24"/>
          <w:szCs w:val="24"/>
          <w:lang w:eastAsia="zh-CN"/>
        </w:rPr>
        <w:t>该</w:t>
      </w:r>
      <w:r>
        <w:rPr>
          <w:rFonts w:ascii="宋体" w:hAnsi="宋体" w:eastAsia="宋体" w:cs="宋体"/>
          <w:sz w:val="24"/>
          <w:szCs w:val="24"/>
        </w:rPr>
        <w:t>模块通过行情</w:t>
      </w:r>
      <w:r>
        <w:rPr>
          <w:rFonts w:hint="eastAsia" w:ascii="宋体" w:hAnsi="宋体" w:cs="宋体"/>
          <w:sz w:val="24"/>
          <w:szCs w:val="24"/>
          <w:lang w:eastAsia="zh-CN"/>
        </w:rPr>
        <w:t>数据</w:t>
      </w:r>
      <w:r>
        <w:rPr>
          <w:rFonts w:ascii="宋体" w:hAnsi="宋体" w:eastAsia="宋体" w:cs="宋体"/>
          <w:sz w:val="24"/>
          <w:szCs w:val="24"/>
        </w:rPr>
        <w:t>模块获取</w:t>
      </w:r>
      <w:r>
        <w:rPr>
          <w:rFonts w:hint="eastAsia" w:ascii="宋体" w:hAnsi="宋体" w:cs="宋体"/>
          <w:sz w:val="24"/>
          <w:szCs w:val="24"/>
          <w:lang w:val="en-US" w:eastAsia="zh-CN"/>
        </w:rPr>
        <w:t>Agent决策需要的信息</w:t>
      </w:r>
      <w:r>
        <w:rPr>
          <w:rFonts w:ascii="宋体" w:hAnsi="宋体" w:eastAsia="宋体" w:cs="宋体"/>
          <w:sz w:val="24"/>
          <w:szCs w:val="24"/>
        </w:rPr>
        <w:t>，并通过</w:t>
      </w:r>
      <w:r>
        <w:rPr>
          <w:rFonts w:hint="eastAsia" w:ascii="宋体" w:hAnsi="宋体" w:cs="宋体"/>
          <w:sz w:val="24"/>
          <w:szCs w:val="24"/>
          <w:lang w:eastAsia="zh-CN"/>
        </w:rPr>
        <w:t>暴露的</w:t>
      </w:r>
      <w:r>
        <w:rPr>
          <w:rFonts w:hint="eastAsia" w:ascii="宋体" w:hAnsi="宋体" w:cs="宋体"/>
          <w:sz w:val="24"/>
          <w:szCs w:val="24"/>
          <w:lang w:val="en-US" w:eastAsia="zh-CN"/>
        </w:rPr>
        <w:t>Tools调用</w:t>
      </w:r>
      <w:r>
        <w:rPr>
          <w:rFonts w:ascii="宋体" w:hAnsi="宋体" w:eastAsia="宋体" w:cs="宋体"/>
          <w:sz w:val="24"/>
          <w:szCs w:val="24"/>
        </w:rPr>
        <w:t>模拟交易</w:t>
      </w:r>
      <w:r>
        <w:rPr>
          <w:rFonts w:hint="eastAsia" w:ascii="宋体" w:hAnsi="宋体" w:cs="宋体"/>
          <w:sz w:val="24"/>
          <w:szCs w:val="24"/>
          <w:lang w:eastAsia="zh-CN"/>
        </w:rPr>
        <w:t>模块的买卖接口</w:t>
      </w:r>
      <w:r>
        <w:rPr>
          <w:rFonts w:ascii="宋体" w:hAnsi="宋体" w:eastAsia="宋体" w:cs="宋体"/>
          <w:sz w:val="24"/>
          <w:szCs w:val="24"/>
        </w:rPr>
        <w:t>，实现</w:t>
      </w:r>
      <w:r>
        <w:rPr>
          <w:rFonts w:hint="eastAsia" w:ascii="宋体" w:hAnsi="宋体" w:cs="宋体"/>
          <w:sz w:val="24"/>
          <w:szCs w:val="24"/>
          <w:lang w:eastAsia="zh-CN"/>
        </w:rPr>
        <w:t>了数据、决策和交易</w:t>
      </w:r>
      <w:r>
        <w:rPr>
          <w:rFonts w:ascii="宋体" w:hAnsi="宋体" w:eastAsia="宋体" w:cs="宋体"/>
          <w:sz w:val="24"/>
          <w:szCs w:val="24"/>
        </w:rPr>
        <w:t>的解耦。</w:t>
      </w:r>
    </w:p>
    <w:p w14:paraId="59244C12">
      <w:pPr>
        <w:spacing w:line="400" w:lineRule="exact"/>
        <w:ind w:firstLine="480" w:firstLineChars="200"/>
        <w:rPr>
          <w:sz w:val="24"/>
        </w:rPr>
      </w:pPr>
      <w:r>
        <w:rPr>
          <w:rFonts w:hint="eastAsia"/>
          <w:sz w:val="24"/>
        </w:rPr>
        <w:t>斗兽场控制模块，</w:t>
      </w:r>
      <w:r>
        <w:rPr>
          <w:rFonts w:hint="eastAsia"/>
          <w:sz w:val="24"/>
          <w:lang w:eastAsia="zh-CN"/>
        </w:rPr>
        <w:t>该模块作为</w:t>
      </w:r>
      <w:r>
        <w:rPr>
          <w:rFonts w:hint="eastAsia"/>
          <w:sz w:val="24"/>
          <w:lang w:val="en-US" w:eastAsia="zh-CN"/>
        </w:rPr>
        <w:t>Agent在链上博弈的核心编排层，</w:t>
      </w:r>
      <w:r>
        <w:rPr>
          <w:rFonts w:hint="eastAsia"/>
          <w:sz w:val="24"/>
        </w:rPr>
        <w:t>负责管理</w:t>
      </w:r>
      <w:r>
        <w:rPr>
          <w:sz w:val="24"/>
        </w:rPr>
        <w:t>Agent</w:t>
      </w:r>
      <w:r>
        <w:rPr>
          <w:rFonts w:hint="eastAsia"/>
          <w:sz w:val="24"/>
          <w:lang w:eastAsia="zh-CN"/>
        </w:rPr>
        <w:t>对抗的生命周期</w:t>
      </w:r>
      <w:r>
        <w:rPr>
          <w:rFonts w:hint="eastAsia"/>
          <w:sz w:val="24"/>
        </w:rPr>
        <w:t>。它按照设定的轮数和角色配置，控制每轮的交易顺序，协调</w:t>
      </w:r>
      <w:r>
        <w:rPr>
          <w:sz w:val="24"/>
        </w:rPr>
        <w:t>AI</w:t>
      </w:r>
      <w:r>
        <w:rPr>
          <w:rFonts w:hint="eastAsia"/>
          <w:sz w:val="24"/>
        </w:rPr>
        <w:t>决策模块和区块链交互模块完成代币交易</w:t>
      </w:r>
      <w:r>
        <w:rPr>
          <w:rFonts w:hint="eastAsia"/>
          <w:sz w:val="24"/>
          <w:lang w:eastAsia="zh-CN"/>
        </w:rPr>
        <w:t>，</w:t>
      </w:r>
      <w:r>
        <w:rPr>
          <w:rFonts w:ascii="宋体" w:hAnsi="宋体" w:eastAsia="宋体" w:cs="宋体"/>
          <w:sz w:val="24"/>
          <w:szCs w:val="24"/>
        </w:rPr>
        <w:t>充当“中枢协调者”</w:t>
      </w:r>
      <w:r>
        <w:rPr>
          <w:rFonts w:hint="eastAsia"/>
          <w:sz w:val="24"/>
        </w:rPr>
        <w:t>。</w:t>
      </w:r>
    </w:p>
    <w:p w14:paraId="60872A06">
      <w:pPr>
        <w:spacing w:line="400" w:lineRule="exact"/>
        <w:ind w:firstLine="480" w:firstLineChars="200"/>
        <w:rPr>
          <w:sz w:val="24"/>
        </w:rPr>
      </w:pPr>
      <w:r>
        <w:rPr>
          <w:rFonts w:hint="eastAsia"/>
          <w:sz w:val="24"/>
        </w:rPr>
        <w:t>区块链交互模块，</w:t>
      </w:r>
      <w:r>
        <w:rPr>
          <w:rFonts w:ascii="宋体" w:hAnsi="宋体" w:eastAsia="宋体" w:cs="宋体"/>
          <w:sz w:val="24"/>
          <w:szCs w:val="24"/>
        </w:rPr>
        <w:t>该模块作为区块链网络</w:t>
      </w:r>
      <w:r>
        <w:rPr>
          <w:rFonts w:hint="eastAsia" w:ascii="宋体" w:hAnsi="宋体" w:cs="宋体"/>
          <w:sz w:val="24"/>
          <w:szCs w:val="24"/>
          <w:lang w:val="en-US" w:eastAsia="zh-CN"/>
        </w:rPr>
        <w:t>ABI</w:t>
      </w:r>
      <w:r>
        <w:rPr>
          <w:rFonts w:ascii="宋体" w:hAnsi="宋体" w:eastAsia="宋体" w:cs="宋体"/>
          <w:sz w:val="24"/>
          <w:szCs w:val="24"/>
        </w:rPr>
        <w:t>的适配层，负责隔离</w:t>
      </w:r>
      <w:r>
        <w:rPr>
          <w:rFonts w:hint="eastAsia" w:ascii="宋体" w:hAnsi="宋体" w:cs="宋体"/>
          <w:sz w:val="24"/>
          <w:szCs w:val="24"/>
          <w:lang w:eastAsia="zh-CN"/>
        </w:rPr>
        <w:t>链上</w:t>
      </w:r>
      <w:r>
        <w:rPr>
          <w:rFonts w:ascii="宋体" w:hAnsi="宋体" w:eastAsia="宋体" w:cs="宋体"/>
          <w:sz w:val="24"/>
          <w:szCs w:val="24"/>
        </w:rPr>
        <w:t>智能合约与本地业务系统</w:t>
      </w:r>
      <w:r>
        <w:rPr>
          <w:rFonts w:hint="eastAsia"/>
          <w:sz w:val="24"/>
        </w:rPr>
        <w:t>。包括部署代币合约、向指定地址转账初始代币、查询地址的代币余额、执行代币转账等操作，在最后将交易日志和结果落入行情数据模块。</w:t>
      </w:r>
    </w:p>
    <w:p w14:paraId="3C642011">
      <w:pPr>
        <w:spacing w:line="400" w:lineRule="exact"/>
        <w:ind w:firstLine="480" w:firstLineChars="200"/>
        <w:rPr>
          <w:sz w:val="24"/>
        </w:rPr>
      </w:pPr>
      <w:r>
        <w:rPr>
          <w:rFonts w:hint="eastAsia"/>
          <w:sz w:val="24"/>
        </w:rPr>
        <w:t>前端模块，负责页面的展示和交互。</w:t>
      </w:r>
      <w:r>
        <w:rPr>
          <w:rFonts w:hint="eastAsia"/>
          <w:sz w:val="24"/>
          <w:lang w:eastAsia="zh-CN"/>
        </w:rPr>
        <w:t>该</w:t>
      </w:r>
      <w:r>
        <w:rPr>
          <w:rFonts w:ascii="宋体" w:hAnsi="宋体" w:eastAsia="宋体" w:cs="宋体"/>
          <w:sz w:val="24"/>
          <w:szCs w:val="24"/>
        </w:rPr>
        <w:t>模块采用分屏与动态看板设计</w:t>
      </w:r>
      <w:r>
        <w:rPr>
          <w:rFonts w:hint="eastAsia" w:ascii="宋体" w:hAnsi="宋体" w:cs="宋体"/>
          <w:sz w:val="24"/>
          <w:szCs w:val="24"/>
          <w:lang w:eastAsia="zh-CN"/>
        </w:rPr>
        <w:t>，其中</w:t>
      </w:r>
      <w:r>
        <w:rPr>
          <w:rFonts w:hint="eastAsia"/>
          <w:sz w:val="24"/>
        </w:rPr>
        <w:t>股票交易页</w:t>
      </w:r>
      <w:r>
        <w:rPr>
          <w:rFonts w:hint="eastAsia"/>
          <w:sz w:val="24"/>
          <w:lang w:eastAsia="zh-CN"/>
        </w:rPr>
        <w:t>展示动态变化的</w:t>
      </w:r>
      <w:r>
        <w:rPr>
          <w:rFonts w:hint="eastAsia"/>
          <w:sz w:val="24"/>
        </w:rPr>
        <w:t>行情表格、</w:t>
      </w:r>
      <w:r>
        <w:rPr>
          <w:sz w:val="24"/>
        </w:rPr>
        <w:t>AI</w:t>
      </w:r>
      <w:r>
        <w:rPr>
          <w:rFonts w:hint="eastAsia"/>
          <w:sz w:val="24"/>
        </w:rPr>
        <w:t>选择控件、操作按钮、收益曲线和日志列表</w:t>
      </w:r>
      <w:r>
        <w:rPr>
          <w:rFonts w:hint="eastAsia"/>
          <w:sz w:val="24"/>
          <w:lang w:eastAsia="zh-CN"/>
        </w:rPr>
        <w:t>等</w:t>
      </w:r>
      <w:r>
        <w:rPr>
          <w:rFonts w:hint="eastAsia"/>
          <w:sz w:val="24"/>
        </w:rPr>
        <w:t>；斗兽场页包含资产曲线、轮次信息、日志列表和交易记录表格。</w:t>
      </w:r>
    </w:p>
    <w:p w14:paraId="682EF7A0">
      <w:pPr>
        <w:spacing w:line="400" w:lineRule="exact"/>
        <w:ind w:firstLine="480" w:firstLineChars="200"/>
        <w:rPr>
          <w:sz w:val="24"/>
        </w:rPr>
      </w:pPr>
      <w:r>
        <w:rPr>
          <w:rFonts w:hint="eastAsia"/>
          <w:sz w:val="24"/>
        </w:rPr>
        <w:t>各模块之间的关系可参考图4.2，前端模块通过</w:t>
      </w:r>
      <w:r>
        <w:rPr>
          <w:sz w:val="24"/>
        </w:rPr>
        <w:t>HTTP</w:t>
      </w:r>
      <w:r>
        <w:rPr>
          <w:rFonts w:hint="eastAsia"/>
          <w:sz w:val="24"/>
        </w:rPr>
        <w:t>调用后端业务层的控制层；控制层根据请求调用行情数据模块、模拟交易模块、</w:t>
      </w:r>
      <w:r>
        <w:rPr>
          <w:sz w:val="24"/>
        </w:rPr>
        <w:t>AI</w:t>
      </w:r>
      <w:r>
        <w:rPr>
          <w:rFonts w:hint="eastAsia"/>
          <w:sz w:val="24"/>
        </w:rPr>
        <w:t>决策模块或斗兽场控制模块；</w:t>
      </w:r>
      <w:r>
        <w:rPr>
          <w:sz w:val="24"/>
        </w:rPr>
        <w:t>AI</w:t>
      </w:r>
      <w:r>
        <w:rPr>
          <w:rFonts w:hint="eastAsia"/>
          <w:sz w:val="24"/>
        </w:rPr>
        <w:t>决策模块在需要时调用模拟交易模块的工具；斗兽场控制模块在需要时调用</w:t>
      </w:r>
      <w:r>
        <w:rPr>
          <w:sz w:val="24"/>
        </w:rPr>
        <w:t>AI</w:t>
      </w:r>
      <w:r>
        <w:rPr>
          <w:rFonts w:hint="eastAsia"/>
          <w:sz w:val="24"/>
        </w:rPr>
        <w:t>决策模块和区块链交互模块；行情数据模块和区块链交互模块分别与外部</w:t>
      </w:r>
      <w:r>
        <w:rPr>
          <w:sz w:val="24"/>
        </w:rPr>
        <w:t>API</w:t>
      </w:r>
      <w:r>
        <w:rPr>
          <w:rFonts w:hint="eastAsia"/>
          <w:sz w:val="24"/>
        </w:rPr>
        <w:t>和</w:t>
      </w:r>
      <w:r>
        <w:rPr>
          <w:sz w:val="24"/>
        </w:rPr>
        <w:t>Ganache</w:t>
      </w:r>
      <w:r>
        <w:rPr>
          <w:rFonts w:hint="eastAsia"/>
          <w:sz w:val="24"/>
        </w:rPr>
        <w:t>节点通信。</w:t>
      </w:r>
    </w:p>
    <w:p w14:paraId="6CDEB1F4">
      <w:pPr>
        <w:spacing w:line="400" w:lineRule="exact"/>
        <w:ind w:firstLine="480" w:firstLineChars="200"/>
        <w:rPr>
          <w:sz w:val="24"/>
        </w:rPr>
      </w:pPr>
    </w:p>
    <w:p w14:paraId="365DCF02">
      <w:pPr>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5397500" cy="5197475"/>
            <wp:effectExtent l="0" t="0" r="12700" b="3175"/>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31"/>
                    <a:stretch>
                      <a:fillRect/>
                    </a:stretch>
                  </pic:blipFill>
                  <pic:spPr>
                    <a:xfrm>
                      <a:off x="0" y="0"/>
                      <a:ext cx="5397500" cy="5197475"/>
                    </a:xfrm>
                    <a:prstGeom prst="rect">
                      <a:avLst/>
                    </a:prstGeom>
                  </pic:spPr>
                </pic:pic>
              </a:graphicData>
            </a:graphic>
          </wp:inline>
        </w:drawing>
      </w:r>
    </w:p>
    <w:p w14:paraId="47DB52D2">
      <w:pPr>
        <w:jc w:val="center"/>
      </w:pPr>
      <w:r>
        <w:rPr>
          <w:rFonts w:hint="eastAsia"/>
        </w:rPr>
        <w:t>图4.2 模块划分图</w:t>
      </w:r>
    </w:p>
    <w:p w14:paraId="44052CFD">
      <w:pPr>
        <w:jc w:val="center"/>
      </w:pPr>
    </w:p>
    <w:p w14:paraId="6D68E242">
      <w:pPr>
        <w:pStyle w:val="11"/>
        <w:outlineLvl w:val="1"/>
        <w:rPr>
          <w:rFonts w:ascii="黑体" w:eastAsia="黑体"/>
          <w:sz w:val="30"/>
        </w:rPr>
      </w:pPr>
      <w:bookmarkStart w:id="35" w:name="_Toc25544"/>
      <w:r>
        <w:rPr>
          <w:rFonts w:hint="eastAsia" w:ascii="黑体" w:eastAsia="黑体"/>
          <w:sz w:val="30"/>
        </w:rPr>
        <w:t xml:space="preserve">4.4 </w:t>
      </w:r>
      <w:commentRangeStart w:id="6"/>
      <w:r>
        <w:rPr>
          <w:rFonts w:hint="eastAsia" w:ascii="黑体" w:eastAsia="黑体"/>
          <w:sz w:val="30"/>
        </w:rPr>
        <w:t>数据库表设计</w:t>
      </w:r>
      <w:bookmarkEnd w:id="35"/>
      <w:commentRangeEnd w:id="6"/>
      <w:r>
        <w:rPr>
          <w:rStyle w:val="31"/>
          <w:rFonts w:ascii="黑体" w:eastAsia="黑体"/>
          <w:sz w:val="30"/>
          <w:szCs w:val="24"/>
        </w:rPr>
        <w:commentReference w:id="6"/>
      </w:r>
    </w:p>
    <w:p w14:paraId="6BBCFB7B">
      <w:pPr>
        <w:spacing w:line="400" w:lineRule="exact"/>
        <w:ind w:firstLine="480" w:firstLineChars="200"/>
        <w:rPr>
          <w:sz w:val="24"/>
        </w:rPr>
      </w:pPr>
      <w:r>
        <w:rPr>
          <w:rFonts w:hint="eastAsia"/>
          <w:sz w:val="24"/>
        </w:rPr>
        <w:t>本系统使用关系型数据库</w:t>
      </w:r>
      <w:r>
        <w:rPr>
          <w:sz w:val="24"/>
        </w:rPr>
        <w:t>MySQL</w:t>
      </w:r>
      <w:r>
        <w:rPr>
          <w:rFonts w:hint="eastAsia"/>
          <w:sz w:val="24"/>
        </w:rPr>
        <w:t>存储数据，以下列出主要的关系型数据表及其字段，主键用下划线标出。</w:t>
      </w:r>
    </w:p>
    <w:p w14:paraId="4C08811D">
      <w:pPr>
        <w:spacing w:line="400" w:lineRule="exact"/>
        <w:outlineLvl w:val="2"/>
        <w:rPr>
          <w:rFonts w:hint="eastAsia" w:ascii="黑体" w:hAnsi="黑体" w:eastAsia="黑体" w:cs="黑体"/>
          <w:sz w:val="28"/>
          <w:szCs w:val="28"/>
        </w:rPr>
      </w:pPr>
      <w:bookmarkStart w:id="36" w:name="_Toc517"/>
      <w:r>
        <w:rPr>
          <w:rFonts w:hint="eastAsia" w:ascii="黑体" w:hAnsi="黑体" w:eastAsia="黑体" w:cs="黑体"/>
          <w:sz w:val="28"/>
          <w:szCs w:val="28"/>
        </w:rPr>
        <w:t>4.4.1 股票行情相关表</w:t>
      </w:r>
      <w:bookmarkEnd w:id="36"/>
    </w:p>
    <w:p w14:paraId="7D4E10DF">
      <w:pPr>
        <w:ind w:firstLine="480" w:firstLineChars="200"/>
        <w:rPr>
          <w:rFonts w:hint="eastAsia"/>
          <w:sz w:val="24"/>
        </w:rPr>
      </w:pPr>
      <w:r>
        <w:rPr>
          <w:sz w:val="24"/>
        </w:rPr>
        <w:t>stock</w:t>
      </w:r>
      <w:r>
        <w:rPr>
          <w:rFonts w:hint="eastAsia"/>
          <w:sz w:val="24"/>
        </w:rPr>
        <w:t>_</w:t>
      </w:r>
      <w:r>
        <w:rPr>
          <w:sz w:val="24"/>
        </w:rPr>
        <w:t>info</w:t>
      </w:r>
      <w:r>
        <w:rPr>
          <w:rFonts w:hint="eastAsia"/>
          <w:sz w:val="24"/>
          <w:lang w:eastAsia="zh-CN"/>
        </w:rPr>
        <w:t>表</w:t>
      </w:r>
      <w:r>
        <w:rPr>
          <w:rFonts w:hint="eastAsia"/>
          <w:sz w:val="24"/>
        </w:rPr>
        <w:t>存储可交易股票的基本信息</w:t>
      </w:r>
      <w:r>
        <w:rPr>
          <w:rFonts w:hint="eastAsia"/>
          <w:sz w:val="24"/>
          <w:lang w:eastAsia="zh-CN"/>
        </w:rPr>
        <w:t>，其中包括主键</w:t>
      </w:r>
      <w:r>
        <w:rPr>
          <w:rFonts w:hint="eastAsia"/>
          <w:sz w:val="24"/>
          <w:lang w:val="en-US" w:eastAsia="zh-CN"/>
        </w:rPr>
        <w:t>stock_id，</w:t>
      </w:r>
    </w:p>
    <w:p w14:paraId="4A64779B">
      <w:pPr>
        <w:jc w:val="center"/>
        <w:rPr>
          <w:rFonts w:hint="eastAsia"/>
          <w:lang w:val="en-US" w:eastAsia="zh-CN"/>
        </w:rPr>
      </w:pPr>
      <w:r>
        <w:rPr>
          <w:rFonts w:hint="eastAsia"/>
          <w:lang w:val="en-US" w:eastAsia="zh-CN"/>
        </w:rPr>
        <w:t xml:space="preserve">表4.3 </w:t>
      </w:r>
      <w:r>
        <w:rPr>
          <w:rFonts w:hint="eastAsia"/>
        </w:rPr>
        <w:t>stock_info</w:t>
      </w:r>
      <w:r>
        <w:rPr>
          <w:rFonts w:hint="eastAsia"/>
          <w:lang w:eastAsia="zh-CN"/>
        </w:rPr>
        <w:t>表</w:t>
      </w:r>
    </w:p>
    <w:tbl>
      <w:tblPr>
        <w:tblStyle w:val="23"/>
        <w:tblpPr w:leftFromText="180" w:rightFromText="180" w:vertAnchor="text" w:horzAnchor="page" w:tblpX="2726" w:tblpY="253"/>
        <w:tblOverlap w:val="never"/>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4"/>
        <w:gridCol w:w="1087"/>
        <w:gridCol w:w="482"/>
        <w:gridCol w:w="3232"/>
      </w:tblGrid>
      <w:tr w14:paraId="49AC75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blCellSpacing w:w="15" w:type="dxa"/>
        </w:trPr>
        <w:tc>
          <w:tcPr>
            <w:tcW w:w="999" w:type="dxa"/>
            <w:tcBorders>
              <w:bottom w:val="single" w:color="auto" w:sz="4" w:space="0"/>
            </w:tcBorders>
            <w:shd w:val="clear" w:color="auto" w:fill="auto"/>
            <w:vAlign w:val="center"/>
          </w:tcPr>
          <w:p w14:paraId="596EB837">
            <w:pPr>
              <w:keepNext w:val="0"/>
              <w:keepLines w:val="0"/>
              <w:widowControl/>
              <w:suppressLineNumbers w:val="0"/>
              <w:spacing w:before="0" w:beforeAutospacing="0" w:after="0" w:afterAutospacing="0"/>
              <w:ind w:left="0" w:right="0"/>
              <w:jc w:val="both"/>
              <w:rPr>
                <w:rFonts w:hint="eastAsia" w:ascii="宋体" w:hAnsi="宋体" w:eastAsia="宋体" w:cs="宋体"/>
                <w:b/>
                <w:bCs/>
                <w:sz w:val="21"/>
                <w:szCs w:val="21"/>
                <w:u w:val="none"/>
              </w:rPr>
            </w:pPr>
            <w:r>
              <w:rPr>
                <w:rFonts w:hint="eastAsia" w:ascii="宋体" w:hAnsi="宋体" w:eastAsia="宋体" w:cs="宋体"/>
                <w:b/>
                <w:bCs/>
                <w:kern w:val="0"/>
                <w:sz w:val="21"/>
                <w:szCs w:val="21"/>
                <w:u w:val="none"/>
                <w:lang w:val="en-US" w:eastAsia="zh-CN" w:bidi="ar"/>
              </w:rPr>
              <w:t>字段名</w:t>
            </w:r>
          </w:p>
        </w:tc>
        <w:tc>
          <w:tcPr>
            <w:tcW w:w="1057" w:type="dxa"/>
            <w:tcBorders>
              <w:bottom w:val="single" w:color="auto" w:sz="4" w:space="0"/>
            </w:tcBorders>
            <w:shd w:val="clear" w:color="auto" w:fill="auto"/>
            <w:vAlign w:val="center"/>
          </w:tcPr>
          <w:p w14:paraId="069BD166">
            <w:pPr>
              <w:keepNext w:val="0"/>
              <w:keepLines w:val="0"/>
              <w:widowControl/>
              <w:suppressLineNumbers w:val="0"/>
              <w:spacing w:before="0" w:beforeAutospacing="0" w:after="0" w:afterAutospacing="0"/>
              <w:ind w:left="0" w:right="0"/>
              <w:jc w:val="both"/>
              <w:rPr>
                <w:rFonts w:hint="eastAsia" w:ascii="宋体" w:hAnsi="宋体" w:eastAsia="宋体" w:cs="宋体"/>
                <w:b/>
                <w:bCs/>
                <w:sz w:val="21"/>
                <w:szCs w:val="21"/>
                <w:u w:val="none"/>
              </w:rPr>
            </w:pPr>
            <w:r>
              <w:rPr>
                <w:rFonts w:hint="eastAsia" w:ascii="宋体" w:hAnsi="宋体" w:eastAsia="宋体" w:cs="宋体"/>
                <w:b/>
                <w:bCs/>
                <w:kern w:val="0"/>
                <w:sz w:val="21"/>
                <w:szCs w:val="21"/>
                <w:u w:val="none"/>
                <w:lang w:val="en-US" w:eastAsia="zh-CN" w:bidi="ar"/>
              </w:rPr>
              <w:t>类型</w:t>
            </w:r>
          </w:p>
        </w:tc>
        <w:tc>
          <w:tcPr>
            <w:tcW w:w="452" w:type="dxa"/>
            <w:tcBorders>
              <w:bottom w:val="single" w:color="auto" w:sz="4" w:space="0"/>
            </w:tcBorders>
            <w:shd w:val="clear" w:color="auto" w:fill="auto"/>
            <w:vAlign w:val="center"/>
          </w:tcPr>
          <w:p w14:paraId="25FAF677">
            <w:pPr>
              <w:keepNext w:val="0"/>
              <w:keepLines w:val="0"/>
              <w:widowControl/>
              <w:suppressLineNumbers w:val="0"/>
              <w:spacing w:before="0" w:beforeAutospacing="0" w:after="0" w:afterAutospacing="0"/>
              <w:ind w:left="0" w:right="0"/>
              <w:jc w:val="both"/>
              <w:rPr>
                <w:rFonts w:hint="eastAsia" w:ascii="宋体" w:hAnsi="宋体" w:eastAsia="宋体" w:cs="宋体"/>
                <w:b/>
                <w:bCs/>
                <w:sz w:val="21"/>
                <w:szCs w:val="21"/>
                <w:u w:val="none"/>
              </w:rPr>
            </w:pPr>
            <w:r>
              <w:rPr>
                <w:rFonts w:hint="eastAsia" w:ascii="宋体" w:hAnsi="宋体" w:eastAsia="宋体" w:cs="宋体"/>
                <w:b/>
                <w:bCs/>
                <w:kern w:val="0"/>
                <w:sz w:val="21"/>
                <w:szCs w:val="21"/>
                <w:u w:val="none"/>
                <w:lang w:val="en-US" w:eastAsia="zh-CN" w:bidi="ar"/>
              </w:rPr>
              <w:t>长度</w:t>
            </w:r>
          </w:p>
        </w:tc>
        <w:tc>
          <w:tcPr>
            <w:tcW w:w="3187" w:type="dxa"/>
            <w:tcBorders>
              <w:bottom w:val="single" w:color="auto" w:sz="4" w:space="0"/>
            </w:tcBorders>
            <w:shd w:val="clear" w:color="auto" w:fill="auto"/>
            <w:vAlign w:val="center"/>
          </w:tcPr>
          <w:p w14:paraId="2E55BAC6">
            <w:pPr>
              <w:keepNext w:val="0"/>
              <w:keepLines w:val="0"/>
              <w:widowControl/>
              <w:suppressLineNumbers w:val="0"/>
              <w:spacing w:before="0" w:beforeAutospacing="0" w:after="0" w:afterAutospacing="0"/>
              <w:ind w:left="0" w:right="0"/>
              <w:jc w:val="both"/>
              <w:rPr>
                <w:rFonts w:hint="eastAsia" w:ascii="宋体" w:hAnsi="宋体" w:eastAsia="宋体" w:cs="宋体"/>
                <w:b/>
                <w:bCs/>
                <w:sz w:val="21"/>
                <w:szCs w:val="21"/>
                <w:u w:val="none"/>
              </w:rPr>
            </w:pPr>
            <w:r>
              <w:rPr>
                <w:rFonts w:hint="eastAsia" w:ascii="宋体" w:hAnsi="宋体" w:eastAsia="宋体" w:cs="宋体"/>
                <w:b/>
                <w:bCs/>
                <w:kern w:val="0"/>
                <w:sz w:val="21"/>
                <w:szCs w:val="21"/>
                <w:u w:val="none"/>
                <w:lang w:val="en-US" w:eastAsia="zh-CN" w:bidi="ar"/>
              </w:rPr>
              <w:t>含义</w:t>
            </w:r>
          </w:p>
        </w:tc>
      </w:tr>
      <w:tr w14:paraId="3C5830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7" w:hRule="atLeast"/>
          <w:tblCellSpacing w:w="15" w:type="dxa"/>
        </w:trPr>
        <w:tc>
          <w:tcPr>
            <w:tcW w:w="999" w:type="dxa"/>
            <w:shd w:val="clear" w:color="auto" w:fill="auto"/>
            <w:vAlign w:val="center"/>
          </w:tcPr>
          <w:p w14:paraId="25C68F77">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stock_id</w:t>
            </w:r>
          </w:p>
        </w:tc>
        <w:tc>
          <w:tcPr>
            <w:tcW w:w="1057" w:type="dxa"/>
            <w:shd w:val="clear" w:color="auto" w:fill="auto"/>
            <w:vAlign w:val="center"/>
          </w:tcPr>
          <w:p w14:paraId="7D31FB2B">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452" w:type="dxa"/>
            <w:shd w:val="clear" w:color="auto" w:fill="auto"/>
            <w:vAlign w:val="center"/>
          </w:tcPr>
          <w:p w14:paraId="0C2D7674">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3187" w:type="dxa"/>
            <w:shd w:val="clear" w:color="auto" w:fill="auto"/>
            <w:vAlign w:val="center"/>
          </w:tcPr>
          <w:p w14:paraId="5EBF0B3D">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股票唯一自增ID，主键</w:t>
            </w:r>
          </w:p>
        </w:tc>
      </w:tr>
      <w:tr w14:paraId="44E04B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7" w:hRule="atLeast"/>
          <w:tblCellSpacing w:w="15" w:type="dxa"/>
        </w:trPr>
        <w:tc>
          <w:tcPr>
            <w:tcW w:w="999" w:type="dxa"/>
            <w:shd w:val="clear" w:color="auto" w:fill="auto"/>
            <w:vAlign w:val="center"/>
          </w:tcPr>
          <w:p w14:paraId="1FC14294">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symbol</w:t>
            </w:r>
          </w:p>
        </w:tc>
        <w:tc>
          <w:tcPr>
            <w:tcW w:w="1057" w:type="dxa"/>
            <w:shd w:val="clear" w:color="auto" w:fill="auto"/>
            <w:vAlign w:val="center"/>
          </w:tcPr>
          <w:p w14:paraId="1614085F">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452" w:type="dxa"/>
            <w:shd w:val="clear" w:color="auto" w:fill="auto"/>
            <w:vAlign w:val="center"/>
          </w:tcPr>
          <w:p w14:paraId="703E3DCB">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3187" w:type="dxa"/>
            <w:shd w:val="clear" w:color="auto" w:fill="auto"/>
            <w:vAlign w:val="center"/>
          </w:tcPr>
          <w:p w14:paraId="4A55046F">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股票代码（如AAPL, 600000）</w:t>
            </w:r>
          </w:p>
        </w:tc>
      </w:tr>
      <w:tr w14:paraId="7B245F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7" w:hRule="atLeast"/>
          <w:tblCellSpacing w:w="15" w:type="dxa"/>
        </w:trPr>
        <w:tc>
          <w:tcPr>
            <w:tcW w:w="999" w:type="dxa"/>
            <w:shd w:val="clear" w:color="auto" w:fill="auto"/>
            <w:vAlign w:val="center"/>
          </w:tcPr>
          <w:p w14:paraId="0462325C">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name</w:t>
            </w:r>
          </w:p>
        </w:tc>
        <w:tc>
          <w:tcPr>
            <w:tcW w:w="1057" w:type="dxa"/>
            <w:shd w:val="clear" w:color="auto" w:fill="auto"/>
            <w:vAlign w:val="center"/>
          </w:tcPr>
          <w:p w14:paraId="6202AE94">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452" w:type="dxa"/>
            <w:shd w:val="clear" w:color="auto" w:fill="auto"/>
            <w:vAlign w:val="center"/>
          </w:tcPr>
          <w:p w14:paraId="01197136">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100</w:t>
            </w:r>
          </w:p>
        </w:tc>
        <w:tc>
          <w:tcPr>
            <w:tcW w:w="3187" w:type="dxa"/>
            <w:shd w:val="clear" w:color="auto" w:fill="auto"/>
            <w:vAlign w:val="center"/>
          </w:tcPr>
          <w:p w14:paraId="6362C747">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股票中文或英文简称</w:t>
            </w:r>
          </w:p>
        </w:tc>
      </w:tr>
      <w:tr w14:paraId="3ECE3C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7" w:hRule="atLeast"/>
          <w:tblCellSpacing w:w="15" w:type="dxa"/>
        </w:trPr>
        <w:tc>
          <w:tcPr>
            <w:tcW w:w="999" w:type="dxa"/>
            <w:shd w:val="clear" w:color="auto" w:fill="auto"/>
            <w:vAlign w:val="center"/>
          </w:tcPr>
          <w:p w14:paraId="65DC65F1">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exchange</w:t>
            </w:r>
          </w:p>
        </w:tc>
        <w:tc>
          <w:tcPr>
            <w:tcW w:w="1057" w:type="dxa"/>
            <w:shd w:val="clear" w:color="auto" w:fill="auto"/>
            <w:vAlign w:val="center"/>
          </w:tcPr>
          <w:p w14:paraId="0F96B50C">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452" w:type="dxa"/>
            <w:shd w:val="clear" w:color="auto" w:fill="auto"/>
            <w:vAlign w:val="center"/>
          </w:tcPr>
          <w:p w14:paraId="0B55ECED">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3187" w:type="dxa"/>
            <w:shd w:val="clear" w:color="auto" w:fill="auto"/>
            <w:vAlign w:val="center"/>
          </w:tcPr>
          <w:p w14:paraId="45E1DA92">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上市交易所（如NASDAQ, SSE）</w:t>
            </w:r>
          </w:p>
        </w:tc>
      </w:tr>
      <w:tr w14:paraId="676328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35" w:hRule="atLeast"/>
          <w:tblCellSpacing w:w="15" w:type="dxa"/>
        </w:trPr>
        <w:tc>
          <w:tcPr>
            <w:tcW w:w="999" w:type="dxa"/>
            <w:shd w:val="clear" w:color="auto" w:fill="auto"/>
            <w:vAlign w:val="center"/>
          </w:tcPr>
          <w:p w14:paraId="76FB575C">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currency</w:t>
            </w:r>
          </w:p>
        </w:tc>
        <w:tc>
          <w:tcPr>
            <w:tcW w:w="1057" w:type="dxa"/>
            <w:shd w:val="clear" w:color="auto" w:fill="auto"/>
            <w:vAlign w:val="center"/>
          </w:tcPr>
          <w:p w14:paraId="7D55DD73">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452" w:type="dxa"/>
            <w:shd w:val="clear" w:color="auto" w:fill="auto"/>
            <w:vAlign w:val="center"/>
          </w:tcPr>
          <w:p w14:paraId="44CA0496">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10</w:t>
            </w:r>
          </w:p>
        </w:tc>
        <w:tc>
          <w:tcPr>
            <w:tcW w:w="3187" w:type="dxa"/>
            <w:shd w:val="clear" w:color="auto" w:fill="auto"/>
            <w:vAlign w:val="center"/>
          </w:tcPr>
          <w:p w14:paraId="334E8584">
            <w:pPr>
              <w:keepNext w:val="0"/>
              <w:keepLines w:val="0"/>
              <w:widowControl/>
              <w:suppressLineNumbers w:val="0"/>
              <w:spacing w:before="0" w:beforeAutospacing="0" w:after="0" w:afterAutospacing="0"/>
              <w:ind w:left="0" w:right="0"/>
              <w:jc w:val="both"/>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交易货币（如USD, CNY）</w:t>
            </w:r>
          </w:p>
        </w:tc>
      </w:tr>
    </w:tbl>
    <w:p w14:paraId="0F747FEB">
      <w:pPr>
        <w:ind w:firstLine="480" w:firstLineChars="200"/>
        <w:rPr>
          <w:rFonts w:hint="eastAsia"/>
          <w:sz w:val="24"/>
        </w:rPr>
      </w:pPr>
    </w:p>
    <w:p w14:paraId="3FE18F82">
      <w:pPr>
        <w:ind w:firstLine="480" w:firstLineChars="200"/>
        <w:rPr>
          <w:rFonts w:hint="eastAsia"/>
          <w:sz w:val="24"/>
        </w:rPr>
      </w:pPr>
    </w:p>
    <w:p w14:paraId="58B3B800">
      <w:pPr>
        <w:ind w:firstLine="480" w:firstLineChars="200"/>
        <w:rPr>
          <w:rFonts w:hint="eastAsia"/>
          <w:sz w:val="24"/>
        </w:rPr>
      </w:pPr>
    </w:p>
    <w:p w14:paraId="519CE9F5">
      <w:pPr>
        <w:ind w:firstLine="480" w:firstLineChars="200"/>
        <w:rPr>
          <w:rFonts w:hint="eastAsia"/>
          <w:sz w:val="24"/>
        </w:rPr>
      </w:pPr>
    </w:p>
    <w:p w14:paraId="6F019F48">
      <w:pPr>
        <w:ind w:firstLine="480" w:firstLineChars="200"/>
        <w:rPr>
          <w:rFonts w:hint="eastAsia"/>
          <w:sz w:val="24"/>
        </w:rPr>
      </w:pPr>
    </w:p>
    <w:p w14:paraId="67F98CDC">
      <w:pPr>
        <w:ind w:firstLine="480" w:firstLineChars="200"/>
        <w:rPr>
          <w:rFonts w:hint="eastAsia"/>
          <w:sz w:val="24"/>
        </w:rPr>
      </w:pPr>
    </w:p>
    <w:p w14:paraId="55977FED">
      <w:pPr>
        <w:spacing w:line="400" w:lineRule="exact"/>
        <w:ind w:firstLine="480" w:firstLineChars="200"/>
        <w:rPr>
          <w:sz w:val="24"/>
        </w:rPr>
      </w:pPr>
    </w:p>
    <w:p w14:paraId="233383CA">
      <w:pPr>
        <w:spacing w:line="400" w:lineRule="exact"/>
        <w:ind w:firstLine="480" w:firstLineChars="200"/>
        <w:rPr>
          <w:sz w:val="24"/>
        </w:rPr>
      </w:pPr>
    </w:p>
    <w:p w14:paraId="6309877C">
      <w:pPr>
        <w:spacing w:line="400" w:lineRule="exact"/>
        <w:ind w:firstLine="480" w:firstLineChars="200"/>
        <w:rPr>
          <w:sz w:val="24"/>
        </w:rPr>
      </w:pPr>
    </w:p>
    <w:p w14:paraId="21E772EF">
      <w:pPr>
        <w:spacing w:line="400" w:lineRule="exact"/>
        <w:ind w:firstLine="480" w:firstLineChars="200"/>
        <w:rPr>
          <w:sz w:val="24"/>
        </w:rPr>
      </w:pPr>
    </w:p>
    <w:p w14:paraId="737B6F82">
      <w:pPr>
        <w:spacing w:line="400" w:lineRule="exact"/>
        <w:ind w:firstLine="480" w:firstLineChars="200"/>
        <w:rPr>
          <w:sz w:val="24"/>
        </w:rPr>
      </w:pPr>
    </w:p>
    <w:p w14:paraId="73B4836D">
      <w:pPr>
        <w:spacing w:line="400" w:lineRule="exact"/>
        <w:ind w:firstLine="480" w:firstLineChars="200"/>
        <w:rPr>
          <w:sz w:val="24"/>
        </w:rPr>
      </w:pPr>
    </w:p>
    <w:p w14:paraId="4269D35B">
      <w:pPr>
        <w:spacing w:line="400" w:lineRule="exact"/>
        <w:ind w:firstLine="480" w:firstLineChars="200"/>
        <w:rPr>
          <w:sz w:val="24"/>
        </w:rPr>
      </w:pPr>
    </w:p>
    <w:p w14:paraId="36EA24F6">
      <w:pPr>
        <w:spacing w:line="400" w:lineRule="exact"/>
        <w:ind w:firstLine="480" w:firstLineChars="200"/>
        <w:rPr>
          <w:rFonts w:hint="eastAsia"/>
          <w:sz w:val="24"/>
        </w:rPr>
      </w:pPr>
      <w:r>
        <w:rPr>
          <w:sz w:val="24"/>
        </w:rPr>
        <w:t>stock</w:t>
      </w:r>
      <w:r>
        <w:rPr>
          <w:rFonts w:hint="eastAsia"/>
          <w:sz w:val="24"/>
        </w:rPr>
        <w:t>_</w:t>
      </w:r>
      <w:r>
        <w:rPr>
          <w:sz w:val="24"/>
        </w:rPr>
        <w:t>price</w:t>
      </w:r>
      <w:r>
        <w:rPr>
          <w:rFonts w:hint="eastAsia"/>
          <w:sz w:val="24"/>
        </w:rPr>
        <w:t>存储股票的历史日线数据，每个交易日一条记录</w:t>
      </w:r>
      <w:r>
        <w:rPr>
          <w:rFonts w:hint="eastAsia"/>
          <w:sz w:val="24"/>
          <w:lang w:eastAsia="zh-CN"/>
        </w:rPr>
        <w:t>，</w:t>
      </w:r>
      <w:r>
        <w:rPr>
          <w:rFonts w:hint="eastAsia"/>
          <w:sz w:val="24"/>
        </w:rPr>
        <w:t>。</w:t>
      </w:r>
    </w:p>
    <w:p w14:paraId="27E1EA67">
      <w:pPr>
        <w:jc w:val="center"/>
        <w:rPr>
          <w:rFonts w:hint="eastAsia"/>
          <w:lang w:val="en-US" w:eastAsia="zh-CN"/>
        </w:rPr>
      </w:pPr>
      <w:r>
        <w:rPr>
          <w:rFonts w:hint="eastAsia"/>
          <w:lang w:val="en-US" w:eastAsia="zh-CN"/>
        </w:rPr>
        <w:t>表4.4 stock_price表</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8"/>
        <w:gridCol w:w="994"/>
        <w:gridCol w:w="482"/>
        <w:gridCol w:w="2859"/>
      </w:tblGrid>
      <w:tr w14:paraId="60E8AD7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AEAB7A5">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40026232">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2E1B2FB6">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2FCEA00E">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4355947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415690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price_id</w:t>
            </w:r>
          </w:p>
        </w:tc>
        <w:tc>
          <w:tcPr>
            <w:tcW w:w="0" w:type="auto"/>
            <w:tcBorders>
              <w:bottom w:val="single" w:color="DCDFE5" w:sz="6" w:space="0"/>
            </w:tcBorders>
            <w:shd w:val="clear"/>
            <w:vAlign w:val="center"/>
          </w:tcPr>
          <w:p w14:paraId="6E359A4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732BD2E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19E2E83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价格记录唯一ID，主键</w:t>
            </w:r>
          </w:p>
        </w:tc>
      </w:tr>
      <w:tr w14:paraId="1DC9D06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A887E3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stock_id</w:t>
            </w:r>
          </w:p>
        </w:tc>
        <w:tc>
          <w:tcPr>
            <w:tcW w:w="0" w:type="auto"/>
            <w:tcBorders>
              <w:bottom w:val="single" w:color="DCDFE5" w:sz="6" w:space="0"/>
            </w:tcBorders>
            <w:shd w:val="clear"/>
            <w:vAlign w:val="center"/>
          </w:tcPr>
          <w:p w14:paraId="6156B54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6C4E2AF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64C74B3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股票ID，外键关联 stock_info</w:t>
            </w:r>
          </w:p>
        </w:tc>
      </w:tr>
      <w:tr w14:paraId="46468AC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EBF652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trade_date</w:t>
            </w:r>
          </w:p>
        </w:tc>
        <w:tc>
          <w:tcPr>
            <w:tcW w:w="0" w:type="auto"/>
            <w:tcBorders>
              <w:bottom w:val="single" w:color="DCDFE5" w:sz="6" w:space="0"/>
            </w:tcBorders>
            <w:shd w:val="clear"/>
            <w:vAlign w:val="center"/>
          </w:tcPr>
          <w:p w14:paraId="5C4E177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DATE</w:t>
            </w:r>
          </w:p>
        </w:tc>
        <w:tc>
          <w:tcPr>
            <w:tcW w:w="0" w:type="auto"/>
            <w:tcBorders>
              <w:bottom w:val="single" w:color="DCDFE5" w:sz="6" w:space="0"/>
            </w:tcBorders>
            <w:shd w:val="clear"/>
            <w:vAlign w:val="center"/>
          </w:tcPr>
          <w:p w14:paraId="470756D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single" w:color="DCDFE5" w:sz="6" w:space="0"/>
            </w:tcBorders>
            <w:shd w:val="clear"/>
            <w:vAlign w:val="center"/>
          </w:tcPr>
          <w:p w14:paraId="7694B21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交易日期</w:t>
            </w:r>
          </w:p>
        </w:tc>
      </w:tr>
      <w:tr w14:paraId="0D4C183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8722EE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open</w:t>
            </w:r>
          </w:p>
        </w:tc>
        <w:tc>
          <w:tcPr>
            <w:tcW w:w="0" w:type="auto"/>
            <w:tcBorders>
              <w:bottom w:val="single" w:color="DCDFE5" w:sz="6" w:space="0"/>
            </w:tcBorders>
            <w:shd w:val="clear"/>
            <w:vAlign w:val="center"/>
          </w:tcPr>
          <w:p w14:paraId="3DA168F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04FFF77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718D45F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开盘价</w:t>
            </w:r>
          </w:p>
        </w:tc>
      </w:tr>
      <w:tr w14:paraId="1CE7A99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949192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high</w:t>
            </w:r>
          </w:p>
        </w:tc>
        <w:tc>
          <w:tcPr>
            <w:tcW w:w="0" w:type="auto"/>
            <w:tcBorders>
              <w:bottom w:val="single" w:color="DCDFE5" w:sz="6" w:space="0"/>
            </w:tcBorders>
            <w:shd w:val="clear"/>
            <w:vAlign w:val="center"/>
          </w:tcPr>
          <w:p w14:paraId="1AF5318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21C36D7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2DA974C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最高价</w:t>
            </w:r>
          </w:p>
        </w:tc>
      </w:tr>
      <w:tr w14:paraId="7BBB0CAB">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257BEC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low</w:t>
            </w:r>
          </w:p>
        </w:tc>
        <w:tc>
          <w:tcPr>
            <w:tcW w:w="0" w:type="auto"/>
            <w:tcBorders>
              <w:bottom w:val="single" w:color="DCDFE5" w:sz="6" w:space="0"/>
            </w:tcBorders>
            <w:shd w:val="clear"/>
            <w:vAlign w:val="center"/>
          </w:tcPr>
          <w:p w14:paraId="0E51598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672A432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3B0E9CD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最低价</w:t>
            </w:r>
          </w:p>
        </w:tc>
      </w:tr>
      <w:tr w14:paraId="0F75CC0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397305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close</w:t>
            </w:r>
          </w:p>
        </w:tc>
        <w:tc>
          <w:tcPr>
            <w:tcW w:w="0" w:type="auto"/>
            <w:tcBorders>
              <w:bottom w:val="single" w:color="DCDFE5" w:sz="6" w:space="0"/>
            </w:tcBorders>
            <w:shd w:val="clear"/>
            <w:vAlign w:val="center"/>
          </w:tcPr>
          <w:p w14:paraId="2D99737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32E4D1F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1BE5177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收盘价</w:t>
            </w:r>
          </w:p>
        </w:tc>
      </w:tr>
      <w:tr w14:paraId="3162586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671A4D2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volume</w:t>
            </w:r>
          </w:p>
        </w:tc>
        <w:tc>
          <w:tcPr>
            <w:tcW w:w="0" w:type="auto"/>
            <w:tcBorders>
              <w:bottom w:val="nil"/>
            </w:tcBorders>
            <w:shd w:val="clear"/>
            <w:vAlign w:val="center"/>
          </w:tcPr>
          <w:p w14:paraId="6613E8A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nil"/>
            </w:tcBorders>
            <w:shd w:val="clear"/>
            <w:vAlign w:val="center"/>
          </w:tcPr>
          <w:p w14:paraId="6D22E9E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nil"/>
            </w:tcBorders>
            <w:shd w:val="clear"/>
            <w:vAlign w:val="center"/>
          </w:tcPr>
          <w:p w14:paraId="74C99F7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成交量</w:t>
            </w:r>
          </w:p>
        </w:tc>
      </w:tr>
    </w:tbl>
    <w:p w14:paraId="605A3449">
      <w:pPr>
        <w:spacing w:line="400" w:lineRule="exact"/>
        <w:ind w:firstLine="480" w:firstLineChars="200"/>
        <w:rPr>
          <w:rFonts w:hint="eastAsia"/>
          <w:sz w:val="24"/>
        </w:rPr>
      </w:pPr>
    </w:p>
    <w:p w14:paraId="4F98C536">
      <w:pPr>
        <w:spacing w:line="400" w:lineRule="exact"/>
        <w:ind w:firstLine="480" w:firstLineChars="200"/>
        <w:rPr>
          <w:rFonts w:hint="default" w:eastAsia="宋体"/>
          <w:sz w:val="24"/>
          <w:lang w:val="en-US" w:eastAsia="zh-CN"/>
        </w:rPr>
      </w:pPr>
      <w:r>
        <w:rPr>
          <w:rFonts w:hint="eastAsia"/>
          <w:sz w:val="24"/>
          <w:lang w:eastAsia="zh-CN"/>
        </w:rPr>
        <w:t>图</w:t>
      </w:r>
      <w:r>
        <w:rPr>
          <w:rFonts w:hint="eastAsia"/>
          <w:sz w:val="24"/>
          <w:lang w:val="en-US" w:eastAsia="zh-CN"/>
        </w:rPr>
        <w:t>4.5是股票行情相关的E-R图，一个基本的股票可能关联着多条日线数据，它们之间通过stock_id连接</w:t>
      </w:r>
    </w:p>
    <w:p w14:paraId="32D28C46">
      <w:pPr>
        <w:jc w:val="center"/>
        <w:rPr>
          <w:sz w:val="24"/>
        </w:rPr>
      </w:pPr>
      <w:r>
        <w:rPr>
          <w:rFonts w:hint="eastAsia"/>
          <w:sz w:val="24"/>
        </w:rPr>
        <w:drawing>
          <wp:inline distT="0" distB="0" distL="114300" distR="114300">
            <wp:extent cx="4631690" cy="1412875"/>
            <wp:effectExtent l="0" t="0" r="0" b="0"/>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32"/>
                    <a:srcRect t="-126" r="4504" b="86096"/>
                    <a:stretch>
                      <a:fillRect/>
                    </a:stretch>
                  </pic:blipFill>
                  <pic:spPr>
                    <a:xfrm>
                      <a:off x="0" y="0"/>
                      <a:ext cx="4631690" cy="1412875"/>
                    </a:xfrm>
                    <a:prstGeom prst="rect">
                      <a:avLst/>
                    </a:prstGeom>
                  </pic:spPr>
                </pic:pic>
              </a:graphicData>
            </a:graphic>
          </wp:inline>
        </w:drawing>
      </w:r>
    </w:p>
    <w:p w14:paraId="525C233C">
      <w:pPr>
        <w:spacing w:line="400" w:lineRule="exact"/>
        <w:jc w:val="center"/>
      </w:pPr>
      <w:r>
        <w:rPr>
          <w:rFonts w:hint="eastAsia"/>
        </w:rPr>
        <w:t>图4.</w:t>
      </w:r>
      <w:r>
        <w:rPr>
          <w:rFonts w:hint="eastAsia"/>
          <w:lang w:val="en-US" w:eastAsia="zh-CN"/>
        </w:rPr>
        <w:t>5</w:t>
      </w:r>
      <w:r>
        <w:rPr>
          <w:rFonts w:hint="eastAsia"/>
        </w:rPr>
        <w:t xml:space="preserve"> 股票行情</w:t>
      </w:r>
      <w:r>
        <w:rPr>
          <w:sz w:val="24"/>
        </w:rPr>
        <w:t>E</w:t>
      </w:r>
      <w:r>
        <w:rPr>
          <w:rFonts w:hint="eastAsia"/>
        </w:rPr>
        <w:t>-</w:t>
      </w:r>
      <w:r>
        <w:rPr>
          <w:sz w:val="24"/>
        </w:rPr>
        <w:t>R</w:t>
      </w:r>
      <w:r>
        <w:rPr>
          <w:rFonts w:hint="eastAsia"/>
        </w:rPr>
        <w:t>图</w:t>
      </w:r>
    </w:p>
    <w:p w14:paraId="33C08B6A">
      <w:pPr>
        <w:spacing w:line="400" w:lineRule="exact"/>
      </w:pPr>
    </w:p>
    <w:p w14:paraId="7CB13A72">
      <w:pPr>
        <w:spacing w:line="400" w:lineRule="exact"/>
        <w:outlineLvl w:val="2"/>
        <w:rPr>
          <w:rFonts w:hint="eastAsia" w:ascii="黑体" w:hAnsi="黑体" w:eastAsia="黑体" w:cs="黑体"/>
          <w:sz w:val="28"/>
          <w:szCs w:val="28"/>
        </w:rPr>
      </w:pPr>
      <w:bookmarkStart w:id="37" w:name="_Toc18852"/>
      <w:r>
        <w:rPr>
          <w:rFonts w:hint="eastAsia" w:ascii="黑体" w:hAnsi="黑体" w:eastAsia="黑体" w:cs="黑体"/>
          <w:sz w:val="28"/>
          <w:szCs w:val="28"/>
        </w:rPr>
        <w:t xml:space="preserve">4.4.2 </w:t>
      </w:r>
      <w:r>
        <w:rPr>
          <w:rFonts w:eastAsia="黑体"/>
          <w:sz w:val="24"/>
        </w:rPr>
        <w:t>AI</w:t>
      </w:r>
      <w:r>
        <w:rPr>
          <w:rFonts w:hint="eastAsia" w:ascii="黑体" w:hAnsi="黑体" w:eastAsia="黑体" w:cs="黑体"/>
          <w:sz w:val="28"/>
          <w:szCs w:val="28"/>
        </w:rPr>
        <w:t>辅助交易相关表</w:t>
      </w:r>
      <w:bookmarkEnd w:id="37"/>
    </w:p>
    <w:p w14:paraId="361C188F">
      <w:pPr>
        <w:spacing w:line="400" w:lineRule="exact"/>
        <w:ind w:firstLine="480" w:firstLineChars="200"/>
        <w:rPr>
          <w:rFonts w:hint="eastAsia"/>
          <w:sz w:val="24"/>
        </w:rPr>
      </w:pPr>
      <w:r>
        <w:rPr>
          <w:sz w:val="24"/>
        </w:rPr>
        <w:t>ai</w:t>
      </w:r>
      <w:r>
        <w:rPr>
          <w:rFonts w:hint="eastAsia"/>
          <w:sz w:val="24"/>
        </w:rPr>
        <w:t>_</w:t>
      </w:r>
      <w:r>
        <w:rPr>
          <w:sz w:val="24"/>
        </w:rPr>
        <w:t>position</w:t>
      </w:r>
      <w:r>
        <w:rPr>
          <w:rFonts w:hint="eastAsia"/>
          <w:sz w:val="24"/>
        </w:rPr>
        <w:t>(</w:t>
      </w:r>
      <w:r>
        <w:rPr>
          <w:sz w:val="24"/>
          <w:u w:val="single"/>
        </w:rPr>
        <w:t>position</w:t>
      </w:r>
      <w:r>
        <w:rPr>
          <w:rFonts w:hint="eastAsia"/>
          <w:sz w:val="24"/>
          <w:u w:val="single"/>
        </w:rPr>
        <w:t>_</w:t>
      </w:r>
      <w:r>
        <w:rPr>
          <w:sz w:val="24"/>
          <w:u w:val="single"/>
        </w:rPr>
        <w:t>id</w:t>
      </w:r>
      <w:r>
        <w:rPr>
          <w:rFonts w:hint="eastAsia"/>
          <w:sz w:val="24"/>
        </w:rPr>
        <w:t xml:space="preserve">, </w:t>
      </w:r>
      <w:r>
        <w:rPr>
          <w:sz w:val="24"/>
        </w:rPr>
        <w:t>trader</w:t>
      </w:r>
      <w:r>
        <w:rPr>
          <w:rFonts w:hint="eastAsia"/>
          <w:sz w:val="24"/>
        </w:rPr>
        <w:t>_</w:t>
      </w:r>
      <w:r>
        <w:rPr>
          <w:sz w:val="24"/>
        </w:rPr>
        <w:t>id</w:t>
      </w:r>
      <w:r>
        <w:rPr>
          <w:rFonts w:hint="eastAsia"/>
          <w:sz w:val="24"/>
        </w:rPr>
        <w:t xml:space="preserve">, </w:t>
      </w:r>
      <w:r>
        <w:rPr>
          <w:sz w:val="24"/>
        </w:rPr>
        <w:t>stock</w:t>
      </w:r>
      <w:r>
        <w:rPr>
          <w:rFonts w:hint="eastAsia"/>
          <w:sz w:val="24"/>
        </w:rPr>
        <w:t>_</w:t>
      </w:r>
      <w:r>
        <w:rPr>
          <w:sz w:val="24"/>
        </w:rPr>
        <w:t>id</w:t>
      </w:r>
      <w:r>
        <w:rPr>
          <w:rFonts w:hint="eastAsia"/>
          <w:sz w:val="24"/>
        </w:rPr>
        <w:t xml:space="preserve">, </w:t>
      </w:r>
      <w:r>
        <w:rPr>
          <w:sz w:val="24"/>
        </w:rPr>
        <w:t>quantity</w:t>
      </w:r>
      <w:r>
        <w:rPr>
          <w:rFonts w:hint="eastAsia"/>
          <w:sz w:val="24"/>
        </w:rPr>
        <w:t xml:space="preserve">, </w:t>
      </w:r>
      <w:r>
        <w:rPr>
          <w:sz w:val="24"/>
        </w:rPr>
        <w:t>avg</w:t>
      </w:r>
      <w:r>
        <w:rPr>
          <w:rFonts w:hint="eastAsia"/>
          <w:sz w:val="24"/>
        </w:rPr>
        <w:t>_</w:t>
      </w:r>
      <w:r>
        <w:rPr>
          <w:sz w:val="24"/>
        </w:rPr>
        <w:t>cost</w:t>
      </w:r>
      <w:r>
        <w:rPr>
          <w:rFonts w:hint="eastAsia"/>
          <w:sz w:val="24"/>
        </w:rPr>
        <w:t>)记录</w:t>
      </w:r>
      <w:r>
        <w:rPr>
          <w:sz w:val="24"/>
        </w:rPr>
        <w:t>AI</w:t>
      </w:r>
      <w:r>
        <w:rPr>
          <w:rFonts w:hint="eastAsia"/>
          <w:sz w:val="24"/>
        </w:rPr>
        <w:t>持有的股票仓位，</w:t>
      </w:r>
      <w:r>
        <w:rPr>
          <w:sz w:val="24"/>
        </w:rPr>
        <w:t>quantity</w:t>
      </w:r>
      <w:r>
        <w:rPr>
          <w:rFonts w:hint="eastAsia"/>
          <w:sz w:val="24"/>
        </w:rPr>
        <w:t>为持仓数量，</w:t>
      </w:r>
      <w:r>
        <w:rPr>
          <w:sz w:val="24"/>
        </w:rPr>
        <w:t>avg</w:t>
      </w:r>
      <w:r>
        <w:rPr>
          <w:rFonts w:hint="eastAsia"/>
          <w:sz w:val="24"/>
        </w:rPr>
        <w:t>_</w:t>
      </w:r>
      <w:r>
        <w:rPr>
          <w:sz w:val="24"/>
        </w:rPr>
        <w:t>cost</w:t>
      </w:r>
      <w:r>
        <w:rPr>
          <w:rFonts w:hint="eastAsia"/>
          <w:sz w:val="24"/>
        </w:rPr>
        <w:t>为平均成本价。</w:t>
      </w:r>
    </w:p>
    <w:p w14:paraId="4C5D4A04">
      <w:pPr>
        <w:jc w:val="center"/>
        <w:rPr>
          <w:rFonts w:hint="default"/>
          <w:lang w:val="en-US" w:eastAsia="zh-CN"/>
        </w:rPr>
      </w:pPr>
      <w:r>
        <w:rPr>
          <w:rFonts w:hint="eastAsia"/>
          <w:lang w:val="en-US" w:eastAsia="zh-CN"/>
        </w:rPr>
        <w:t>表4.6 ai_trader</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0"/>
        <w:gridCol w:w="1286"/>
        <w:gridCol w:w="482"/>
        <w:gridCol w:w="4107"/>
      </w:tblGrid>
      <w:tr w14:paraId="3A0013EE">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AF7C45D">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7E62C5E7">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6FD41DBD">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121FFEC2">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43A6404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BCE333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trader_id</w:t>
            </w:r>
          </w:p>
        </w:tc>
        <w:tc>
          <w:tcPr>
            <w:tcW w:w="0" w:type="auto"/>
            <w:tcBorders>
              <w:bottom w:val="single" w:color="DCDFE5" w:sz="6" w:space="0"/>
            </w:tcBorders>
            <w:shd w:val="clear"/>
            <w:vAlign w:val="center"/>
          </w:tcPr>
          <w:p w14:paraId="536B9B2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52D9B69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245D4DE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交易员唯一ID，主键</w:t>
            </w:r>
          </w:p>
        </w:tc>
      </w:tr>
      <w:tr w14:paraId="67C3D22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1AF21F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model_code</w:t>
            </w:r>
          </w:p>
        </w:tc>
        <w:tc>
          <w:tcPr>
            <w:tcW w:w="0" w:type="auto"/>
            <w:tcBorders>
              <w:bottom w:val="single" w:color="DCDFE5" w:sz="6" w:space="0"/>
            </w:tcBorders>
            <w:shd w:val="clear"/>
            <w:vAlign w:val="center"/>
          </w:tcPr>
          <w:p w14:paraId="289C408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738B005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50</w:t>
            </w:r>
          </w:p>
        </w:tc>
        <w:tc>
          <w:tcPr>
            <w:tcW w:w="0" w:type="auto"/>
            <w:tcBorders>
              <w:bottom w:val="single" w:color="DCDFE5" w:sz="6" w:space="0"/>
            </w:tcBorders>
            <w:shd w:val="clear"/>
            <w:vAlign w:val="center"/>
          </w:tcPr>
          <w:p w14:paraId="73CCDD9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大模型代码（如ERNIE 5.0, GPT-4o-mini）</w:t>
            </w:r>
          </w:p>
        </w:tc>
      </w:tr>
      <w:tr w14:paraId="736BD122">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155B52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risk_preference</w:t>
            </w:r>
          </w:p>
        </w:tc>
        <w:tc>
          <w:tcPr>
            <w:tcW w:w="0" w:type="auto"/>
            <w:tcBorders>
              <w:bottom w:val="single" w:color="DCDFE5" w:sz="6" w:space="0"/>
            </w:tcBorders>
            <w:shd w:val="clear"/>
            <w:vAlign w:val="center"/>
          </w:tcPr>
          <w:p w14:paraId="4B834A7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59C4F87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7C7516D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风险偏好（如保守、激进、稳健）</w:t>
            </w:r>
          </w:p>
        </w:tc>
      </w:tr>
      <w:tr w14:paraId="0118A28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ECC65C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cash_balance</w:t>
            </w:r>
          </w:p>
        </w:tc>
        <w:tc>
          <w:tcPr>
            <w:tcW w:w="0" w:type="auto"/>
            <w:tcBorders>
              <w:bottom w:val="single" w:color="DCDFE5" w:sz="6" w:space="0"/>
            </w:tcBorders>
            <w:shd w:val="clear"/>
            <w:vAlign w:val="center"/>
          </w:tcPr>
          <w:p w14:paraId="0A97444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0E04E41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452CA29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当前可用现金余额</w:t>
            </w:r>
          </w:p>
        </w:tc>
      </w:tr>
      <w:tr w14:paraId="269D9C3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nil"/>
            </w:tcBorders>
            <w:shd w:val="clear"/>
            <w:vAlign w:val="center"/>
          </w:tcPr>
          <w:p w14:paraId="2323910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created_at</w:t>
            </w:r>
          </w:p>
        </w:tc>
        <w:tc>
          <w:tcPr>
            <w:tcW w:w="0" w:type="auto"/>
            <w:tcBorders>
              <w:bottom w:val="nil"/>
            </w:tcBorders>
            <w:shd w:val="clear"/>
            <w:vAlign w:val="center"/>
          </w:tcPr>
          <w:p w14:paraId="366E9C0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TIMESTAMP</w:t>
            </w:r>
          </w:p>
        </w:tc>
        <w:tc>
          <w:tcPr>
            <w:tcW w:w="0" w:type="auto"/>
            <w:tcBorders>
              <w:bottom w:val="nil"/>
            </w:tcBorders>
            <w:shd w:val="clear"/>
            <w:vAlign w:val="center"/>
          </w:tcPr>
          <w:p w14:paraId="0CD3FC6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nil"/>
            </w:tcBorders>
            <w:shd w:val="clear"/>
            <w:vAlign w:val="center"/>
          </w:tcPr>
          <w:p w14:paraId="5588D57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创建时间</w:t>
            </w:r>
          </w:p>
        </w:tc>
      </w:tr>
    </w:tbl>
    <w:p w14:paraId="617E9D12">
      <w:pPr>
        <w:spacing w:line="400" w:lineRule="exact"/>
        <w:ind w:firstLine="480" w:firstLineChars="200"/>
        <w:rPr>
          <w:rFonts w:hint="eastAsia"/>
          <w:sz w:val="24"/>
        </w:rPr>
      </w:pPr>
    </w:p>
    <w:p w14:paraId="7C824B2A">
      <w:pPr>
        <w:spacing w:line="400" w:lineRule="exact"/>
        <w:ind w:firstLine="480" w:firstLineChars="200"/>
        <w:rPr>
          <w:rFonts w:hint="eastAsia"/>
          <w:sz w:val="24"/>
        </w:rPr>
      </w:pPr>
    </w:p>
    <w:p w14:paraId="6EE6E436">
      <w:pPr>
        <w:jc w:val="center"/>
        <w:rPr>
          <w:sz w:val="24"/>
        </w:rPr>
      </w:pPr>
      <w:r>
        <w:rPr>
          <w:rFonts w:hint="eastAsia"/>
          <w:sz w:val="24"/>
        </w:rPr>
        <w:drawing>
          <wp:inline distT="0" distB="0" distL="114300" distR="114300">
            <wp:extent cx="4368165" cy="3103880"/>
            <wp:effectExtent l="0" t="0" r="13335" b="1270"/>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32"/>
                    <a:srcRect t="18671" b="47115"/>
                    <a:stretch>
                      <a:fillRect/>
                    </a:stretch>
                  </pic:blipFill>
                  <pic:spPr>
                    <a:xfrm>
                      <a:off x="0" y="0"/>
                      <a:ext cx="4368165" cy="3103880"/>
                    </a:xfrm>
                    <a:prstGeom prst="rect">
                      <a:avLst/>
                    </a:prstGeom>
                  </pic:spPr>
                </pic:pic>
              </a:graphicData>
            </a:graphic>
          </wp:inline>
        </w:drawing>
      </w:r>
    </w:p>
    <w:p w14:paraId="2ACDE9A6">
      <w:pPr>
        <w:jc w:val="center"/>
        <w:rPr>
          <w:rFonts w:hint="eastAsia" w:ascii="宋体" w:hAnsi="宋体" w:cs="宋体"/>
          <w:szCs w:val="21"/>
          <w:lang w:bidi="ar"/>
        </w:rPr>
      </w:pPr>
      <w:r>
        <w:rPr>
          <w:rFonts w:hint="eastAsia" w:ascii="宋体" w:hAnsi="宋体" w:cs="宋体"/>
          <w:szCs w:val="21"/>
          <w:lang w:bidi="ar"/>
        </w:rPr>
        <w:t>图</w:t>
      </w:r>
      <w:r>
        <w:rPr>
          <w:szCs w:val="21"/>
          <w:lang w:bidi="ar"/>
        </w:rPr>
        <w:t>4</w:t>
      </w:r>
      <w:r>
        <w:rPr>
          <w:rFonts w:hint="eastAsia"/>
          <w:szCs w:val="21"/>
          <w:lang w:val="en-US" w:eastAsia="zh-CN" w:bidi="ar"/>
        </w:rPr>
        <w:t>.7</w:t>
      </w:r>
      <w:r>
        <w:rPr>
          <w:rFonts w:hint="eastAsia"/>
          <w:szCs w:val="21"/>
          <w:lang w:bidi="ar"/>
        </w:rPr>
        <w:t xml:space="preserve">  </w:t>
      </w:r>
      <w:r>
        <w:rPr>
          <w:sz w:val="24"/>
          <w:lang w:val="en-IE" w:bidi="ar"/>
        </w:rPr>
        <w:t>AI</w:t>
      </w:r>
      <w:r>
        <w:rPr>
          <w:rFonts w:hint="eastAsia"/>
          <w:szCs w:val="21"/>
          <w:lang w:val="en-IE" w:bidi="ar"/>
        </w:rPr>
        <w:t>辅助交易</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p>
    <w:p w14:paraId="38894CDD">
      <w:pPr>
        <w:spacing w:line="400" w:lineRule="exact"/>
        <w:ind w:firstLine="480" w:firstLineChars="200"/>
        <w:rPr>
          <w:rFonts w:hint="eastAsia"/>
          <w:sz w:val="24"/>
        </w:rPr>
      </w:pPr>
      <w:r>
        <w:rPr>
          <w:sz w:val="24"/>
        </w:rPr>
        <w:t>ai</w:t>
      </w:r>
      <w:r>
        <w:rPr>
          <w:rFonts w:hint="eastAsia"/>
          <w:sz w:val="24"/>
        </w:rPr>
        <w:t>_</w:t>
      </w:r>
      <w:r>
        <w:rPr>
          <w:sz w:val="24"/>
        </w:rPr>
        <w:t>trader</w:t>
      </w:r>
      <w:r>
        <w:rPr>
          <w:rFonts w:hint="eastAsia"/>
          <w:sz w:val="24"/>
        </w:rPr>
        <w:t>(</w:t>
      </w:r>
      <w:r>
        <w:rPr>
          <w:sz w:val="24"/>
          <w:u w:val="single"/>
        </w:rPr>
        <w:t>trader</w:t>
      </w:r>
      <w:r>
        <w:rPr>
          <w:rFonts w:hint="eastAsia"/>
          <w:sz w:val="24"/>
          <w:u w:val="single"/>
        </w:rPr>
        <w:t>_</w:t>
      </w:r>
      <w:r>
        <w:rPr>
          <w:sz w:val="24"/>
          <w:u w:val="single"/>
        </w:rPr>
        <w:t>id</w:t>
      </w:r>
      <w:r>
        <w:rPr>
          <w:rFonts w:hint="eastAsia"/>
          <w:sz w:val="24"/>
        </w:rPr>
        <w:t xml:space="preserve">, </w:t>
      </w:r>
      <w:r>
        <w:rPr>
          <w:sz w:val="24"/>
        </w:rPr>
        <w:t>model</w:t>
      </w:r>
      <w:r>
        <w:rPr>
          <w:rFonts w:hint="eastAsia"/>
          <w:sz w:val="24"/>
        </w:rPr>
        <w:t>_</w:t>
      </w:r>
      <w:r>
        <w:rPr>
          <w:sz w:val="24"/>
        </w:rPr>
        <w:t>code</w:t>
      </w:r>
      <w:r>
        <w:rPr>
          <w:rFonts w:hint="eastAsia"/>
          <w:sz w:val="24"/>
        </w:rPr>
        <w:t xml:space="preserve">, </w:t>
      </w:r>
      <w:r>
        <w:rPr>
          <w:sz w:val="24"/>
        </w:rPr>
        <w:t>risk</w:t>
      </w:r>
      <w:r>
        <w:rPr>
          <w:rFonts w:hint="eastAsia"/>
          <w:sz w:val="24"/>
        </w:rPr>
        <w:t>_</w:t>
      </w:r>
      <w:r>
        <w:rPr>
          <w:sz w:val="24"/>
        </w:rPr>
        <w:t>preference</w:t>
      </w:r>
      <w:r>
        <w:rPr>
          <w:rFonts w:hint="eastAsia"/>
          <w:sz w:val="24"/>
        </w:rPr>
        <w:t xml:space="preserve">, </w:t>
      </w:r>
      <w:r>
        <w:rPr>
          <w:sz w:val="24"/>
        </w:rPr>
        <w:t>cash</w:t>
      </w:r>
      <w:r>
        <w:rPr>
          <w:rFonts w:hint="eastAsia"/>
          <w:sz w:val="24"/>
        </w:rPr>
        <w:t>_</w:t>
      </w:r>
      <w:r>
        <w:rPr>
          <w:sz w:val="24"/>
        </w:rPr>
        <w:t>balance</w:t>
      </w:r>
      <w:r>
        <w:rPr>
          <w:rFonts w:hint="eastAsia"/>
          <w:sz w:val="24"/>
        </w:rPr>
        <w:t xml:space="preserve">, </w:t>
      </w:r>
      <w:r>
        <w:rPr>
          <w:sz w:val="24"/>
        </w:rPr>
        <w:t>created</w:t>
      </w:r>
      <w:r>
        <w:rPr>
          <w:rFonts w:hint="eastAsia"/>
          <w:sz w:val="24"/>
        </w:rPr>
        <w:t>_</w:t>
      </w:r>
      <w:r>
        <w:rPr>
          <w:sz w:val="24"/>
        </w:rPr>
        <w:t>at</w:t>
      </w:r>
      <w:r>
        <w:rPr>
          <w:rFonts w:hint="eastAsia"/>
          <w:sz w:val="24"/>
        </w:rPr>
        <w:t>)记录每位</w:t>
      </w:r>
      <w:r>
        <w:rPr>
          <w:sz w:val="24"/>
        </w:rPr>
        <w:t>AI</w:t>
      </w:r>
      <w:r>
        <w:rPr>
          <w:rFonts w:hint="eastAsia"/>
          <w:sz w:val="24"/>
        </w:rPr>
        <w:t>交易员的信息，</w:t>
      </w:r>
      <w:r>
        <w:rPr>
          <w:sz w:val="24"/>
        </w:rPr>
        <w:t>model</w:t>
      </w:r>
      <w:r>
        <w:rPr>
          <w:rFonts w:hint="eastAsia"/>
          <w:sz w:val="24"/>
        </w:rPr>
        <w:t>_</w:t>
      </w:r>
      <w:r>
        <w:rPr>
          <w:sz w:val="24"/>
        </w:rPr>
        <w:t>code</w:t>
      </w:r>
      <w:r>
        <w:rPr>
          <w:rFonts w:hint="eastAsia"/>
          <w:sz w:val="24"/>
        </w:rPr>
        <w:t>标识使用哪个大模型</w:t>
      </w:r>
      <w:r>
        <w:rPr>
          <w:rFonts w:hint="eastAsia" w:ascii="宋体" w:hAnsi="宋体" w:cs="宋体"/>
          <w:sz w:val="24"/>
        </w:rPr>
        <w:t>（</w:t>
      </w:r>
      <w:r>
        <w:rPr>
          <w:sz w:val="24"/>
        </w:rPr>
        <w:t>ERNIE</w:t>
      </w:r>
      <w:r>
        <w:rPr>
          <w:rFonts w:hint="eastAsia"/>
          <w:sz w:val="24"/>
        </w:rPr>
        <w:t xml:space="preserve"> </w:t>
      </w:r>
      <w:r>
        <w:rPr>
          <w:sz w:val="24"/>
        </w:rPr>
        <w:t>5.0</w:t>
      </w:r>
      <w:r>
        <w:rPr>
          <w:rFonts w:hint="eastAsia" w:ascii="宋体" w:hAnsi="宋体" w:cs="宋体"/>
          <w:sz w:val="24"/>
        </w:rPr>
        <w:t>、通义千问</w:t>
      </w:r>
      <w:r>
        <w:rPr>
          <w:sz w:val="24"/>
        </w:rPr>
        <w:t>Max</w:t>
      </w:r>
      <w:r>
        <w:rPr>
          <w:rFonts w:hint="eastAsia" w:ascii="宋体" w:hAnsi="宋体" w:cs="宋体"/>
          <w:sz w:val="24"/>
        </w:rPr>
        <w:t>、</w:t>
      </w:r>
      <w:r>
        <w:rPr>
          <w:sz w:val="24"/>
        </w:rPr>
        <w:t>GPT-4o-mini</w:t>
      </w:r>
      <w:r>
        <w:rPr>
          <w:rFonts w:hint="eastAsia"/>
          <w:sz w:val="24"/>
        </w:rPr>
        <w:t>），</w:t>
      </w:r>
      <w:r>
        <w:rPr>
          <w:sz w:val="24"/>
        </w:rPr>
        <w:t>risk</w:t>
      </w:r>
      <w:r>
        <w:rPr>
          <w:rFonts w:hint="eastAsia"/>
          <w:sz w:val="24"/>
        </w:rPr>
        <w:t>_</w:t>
      </w:r>
      <w:r>
        <w:rPr>
          <w:sz w:val="24"/>
        </w:rPr>
        <w:t>preference</w:t>
      </w:r>
      <w:r>
        <w:rPr>
          <w:rFonts w:hint="eastAsia"/>
          <w:sz w:val="24"/>
        </w:rPr>
        <w:t>标识风险偏好，</w:t>
      </w:r>
      <w:r>
        <w:rPr>
          <w:sz w:val="24"/>
        </w:rPr>
        <w:t>cash</w:t>
      </w:r>
      <w:r>
        <w:rPr>
          <w:rFonts w:hint="eastAsia"/>
          <w:sz w:val="24"/>
        </w:rPr>
        <w:t>_</w:t>
      </w:r>
      <w:r>
        <w:rPr>
          <w:sz w:val="24"/>
        </w:rPr>
        <w:t>balance</w:t>
      </w:r>
      <w:r>
        <w:rPr>
          <w:rFonts w:hint="eastAsia"/>
          <w:sz w:val="24"/>
        </w:rPr>
        <w:t>为当前现金余额。</w:t>
      </w:r>
    </w:p>
    <w:p w14:paraId="145CB1B5">
      <w:pPr>
        <w:jc w:val="center"/>
        <w:rPr>
          <w:rFonts w:hint="default"/>
          <w:lang w:val="en-US" w:eastAsia="zh-CN"/>
        </w:rPr>
      </w:pPr>
      <w:r>
        <w:rPr>
          <w:rFonts w:hint="eastAsia"/>
          <w:lang w:val="en-US" w:eastAsia="zh-CN"/>
        </w:rPr>
        <w:t>表4.8 ai_position</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5"/>
        <w:gridCol w:w="994"/>
        <w:gridCol w:w="482"/>
        <w:gridCol w:w="2952"/>
      </w:tblGrid>
      <w:tr w14:paraId="5AB09107">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0A0FE25">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29B0934F">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350ED0F8">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44A965F8">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73C36DB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CC605B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position_id</w:t>
            </w:r>
          </w:p>
        </w:tc>
        <w:tc>
          <w:tcPr>
            <w:tcW w:w="0" w:type="auto"/>
            <w:tcBorders>
              <w:bottom w:val="single" w:color="DCDFE5" w:sz="6" w:space="0"/>
            </w:tcBorders>
            <w:shd w:val="clear"/>
            <w:vAlign w:val="center"/>
          </w:tcPr>
          <w:p w14:paraId="6061948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5BA87F3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224DA8F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持仓唯一ID，主键</w:t>
            </w:r>
          </w:p>
        </w:tc>
      </w:tr>
      <w:tr w14:paraId="2BAC16FB">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E0CD35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trader_id</w:t>
            </w:r>
          </w:p>
        </w:tc>
        <w:tc>
          <w:tcPr>
            <w:tcW w:w="0" w:type="auto"/>
            <w:tcBorders>
              <w:bottom w:val="single" w:color="DCDFE5" w:sz="6" w:space="0"/>
            </w:tcBorders>
            <w:shd w:val="clear"/>
            <w:vAlign w:val="center"/>
          </w:tcPr>
          <w:p w14:paraId="32F7E80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764B751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70CAB76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交易员ID，外键关联 ai_trader</w:t>
            </w:r>
          </w:p>
        </w:tc>
      </w:tr>
      <w:tr w14:paraId="0AFD4A8B">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07C9D5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stock_id</w:t>
            </w:r>
          </w:p>
        </w:tc>
        <w:tc>
          <w:tcPr>
            <w:tcW w:w="0" w:type="auto"/>
            <w:tcBorders>
              <w:bottom w:val="single" w:color="DCDFE5" w:sz="6" w:space="0"/>
            </w:tcBorders>
            <w:shd w:val="clear"/>
            <w:vAlign w:val="center"/>
          </w:tcPr>
          <w:p w14:paraId="0D785DD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6E59733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5BB9BA5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股票ID，外键关联 stock_info</w:t>
            </w:r>
          </w:p>
        </w:tc>
      </w:tr>
      <w:tr w14:paraId="4060516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C1EDF6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quantity</w:t>
            </w:r>
          </w:p>
        </w:tc>
        <w:tc>
          <w:tcPr>
            <w:tcW w:w="0" w:type="auto"/>
            <w:tcBorders>
              <w:bottom w:val="single" w:color="DCDFE5" w:sz="6" w:space="0"/>
            </w:tcBorders>
            <w:shd w:val="clear"/>
            <w:vAlign w:val="center"/>
          </w:tcPr>
          <w:p w14:paraId="142EE1E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0CDC78C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4273704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当前持仓数量</w:t>
            </w:r>
          </w:p>
        </w:tc>
      </w:tr>
      <w:tr w14:paraId="479B86F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1DD1ACC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avg_cost</w:t>
            </w:r>
          </w:p>
        </w:tc>
        <w:tc>
          <w:tcPr>
            <w:tcW w:w="0" w:type="auto"/>
            <w:tcBorders>
              <w:bottom w:val="nil"/>
            </w:tcBorders>
            <w:shd w:val="clear"/>
            <w:vAlign w:val="center"/>
          </w:tcPr>
          <w:p w14:paraId="18D8DDA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nil"/>
            </w:tcBorders>
            <w:shd w:val="clear"/>
            <w:vAlign w:val="center"/>
          </w:tcPr>
          <w:p w14:paraId="19A05F0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nil"/>
            </w:tcBorders>
            <w:shd w:val="clear"/>
            <w:vAlign w:val="center"/>
          </w:tcPr>
          <w:p w14:paraId="55CF65F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持仓平均成本价</w:t>
            </w:r>
          </w:p>
        </w:tc>
      </w:tr>
    </w:tbl>
    <w:p w14:paraId="3960259B">
      <w:pPr>
        <w:spacing w:line="400" w:lineRule="exact"/>
        <w:ind w:firstLine="480" w:firstLineChars="200"/>
        <w:rPr>
          <w:rFonts w:hint="eastAsia"/>
          <w:sz w:val="24"/>
        </w:rPr>
      </w:pPr>
    </w:p>
    <w:p w14:paraId="595FD7ED">
      <w:pPr>
        <w:spacing w:line="400" w:lineRule="exact"/>
        <w:ind w:firstLine="480" w:firstLineChars="200"/>
        <w:rPr>
          <w:rFonts w:hint="eastAsia"/>
          <w:sz w:val="24"/>
        </w:rPr>
      </w:pPr>
    </w:p>
    <w:p w14:paraId="06567FAC">
      <w:pPr>
        <w:spacing w:line="400" w:lineRule="exact"/>
        <w:ind w:firstLine="480" w:firstLineChars="200"/>
        <w:rPr>
          <w:rFonts w:hint="eastAsia"/>
          <w:sz w:val="24"/>
        </w:rPr>
      </w:pPr>
      <w:r>
        <w:rPr>
          <w:sz w:val="24"/>
        </w:rPr>
        <w:t>ai</w:t>
      </w:r>
      <w:r>
        <w:rPr>
          <w:rFonts w:hint="eastAsia"/>
          <w:sz w:val="24"/>
        </w:rPr>
        <w:t>_</w:t>
      </w:r>
      <w:r>
        <w:rPr>
          <w:sz w:val="24"/>
        </w:rPr>
        <w:t>trade</w:t>
      </w:r>
      <w:r>
        <w:rPr>
          <w:rFonts w:hint="eastAsia"/>
          <w:sz w:val="24"/>
        </w:rPr>
        <w:t>_</w:t>
      </w:r>
      <w:r>
        <w:rPr>
          <w:sz w:val="24"/>
        </w:rPr>
        <w:t>record</w:t>
      </w:r>
      <w:r>
        <w:rPr>
          <w:rFonts w:hint="eastAsia"/>
          <w:sz w:val="24"/>
        </w:rPr>
        <w:t>(</w:t>
      </w:r>
      <w:r>
        <w:rPr>
          <w:sz w:val="24"/>
          <w:u w:val="single"/>
        </w:rPr>
        <w:t>trade</w:t>
      </w:r>
      <w:r>
        <w:rPr>
          <w:rFonts w:hint="eastAsia"/>
          <w:sz w:val="24"/>
          <w:u w:val="single"/>
        </w:rPr>
        <w:t>_</w:t>
      </w:r>
      <w:r>
        <w:rPr>
          <w:sz w:val="24"/>
          <w:u w:val="single"/>
        </w:rPr>
        <w:t>id</w:t>
      </w:r>
      <w:r>
        <w:rPr>
          <w:rFonts w:hint="eastAsia"/>
          <w:sz w:val="24"/>
        </w:rPr>
        <w:t xml:space="preserve">, </w:t>
      </w:r>
      <w:r>
        <w:rPr>
          <w:sz w:val="24"/>
          <w:u w:val="single"/>
        </w:rPr>
        <w:t>trader</w:t>
      </w:r>
      <w:r>
        <w:rPr>
          <w:rFonts w:hint="eastAsia"/>
          <w:sz w:val="24"/>
          <w:u w:val="single"/>
        </w:rPr>
        <w:t>_</w:t>
      </w:r>
      <w:r>
        <w:rPr>
          <w:sz w:val="24"/>
          <w:u w:val="single"/>
        </w:rPr>
        <w:t>id</w:t>
      </w:r>
      <w:r>
        <w:rPr>
          <w:rFonts w:hint="eastAsia"/>
          <w:sz w:val="24"/>
        </w:rPr>
        <w:t xml:space="preserve">, </w:t>
      </w:r>
      <w:r>
        <w:rPr>
          <w:sz w:val="24"/>
          <w:u w:val="single"/>
        </w:rPr>
        <w:t>stock</w:t>
      </w:r>
      <w:r>
        <w:rPr>
          <w:rFonts w:hint="eastAsia"/>
          <w:sz w:val="24"/>
          <w:u w:val="single"/>
        </w:rPr>
        <w:t>_</w:t>
      </w:r>
      <w:r>
        <w:rPr>
          <w:sz w:val="24"/>
          <w:u w:val="single"/>
        </w:rPr>
        <w:t>id</w:t>
      </w:r>
      <w:r>
        <w:rPr>
          <w:rFonts w:hint="eastAsia"/>
          <w:sz w:val="24"/>
        </w:rPr>
        <w:t>,</w:t>
      </w:r>
      <w:r>
        <w:rPr>
          <w:sz w:val="24"/>
        </w:rPr>
        <w:t>trade</w:t>
      </w:r>
      <w:r>
        <w:rPr>
          <w:rFonts w:hint="eastAsia"/>
          <w:sz w:val="24"/>
        </w:rPr>
        <w:t>_</w:t>
      </w:r>
      <w:r>
        <w:rPr>
          <w:sz w:val="24"/>
        </w:rPr>
        <w:t>type</w:t>
      </w:r>
      <w:r>
        <w:rPr>
          <w:rFonts w:hint="eastAsia"/>
          <w:sz w:val="24"/>
        </w:rPr>
        <w:t xml:space="preserve">, </w:t>
      </w:r>
      <w:r>
        <w:rPr>
          <w:sz w:val="24"/>
        </w:rPr>
        <w:t>quantity</w:t>
      </w:r>
      <w:r>
        <w:rPr>
          <w:rFonts w:hint="eastAsia"/>
          <w:sz w:val="24"/>
        </w:rPr>
        <w:t xml:space="preserve">, </w:t>
      </w:r>
      <w:r>
        <w:rPr>
          <w:sz w:val="24"/>
        </w:rPr>
        <w:t>price</w:t>
      </w:r>
      <w:r>
        <w:rPr>
          <w:rFonts w:hint="eastAsia"/>
          <w:sz w:val="24"/>
        </w:rPr>
        <w:t xml:space="preserve">, </w:t>
      </w:r>
      <w:r>
        <w:rPr>
          <w:sz w:val="24"/>
        </w:rPr>
        <w:t>trade</w:t>
      </w:r>
      <w:r>
        <w:rPr>
          <w:rFonts w:hint="eastAsia"/>
          <w:sz w:val="24"/>
        </w:rPr>
        <w:t>_</w:t>
      </w:r>
      <w:r>
        <w:rPr>
          <w:sz w:val="24"/>
        </w:rPr>
        <w:t>time</w:t>
      </w:r>
      <w:r>
        <w:rPr>
          <w:rFonts w:hint="eastAsia"/>
          <w:sz w:val="24"/>
        </w:rPr>
        <w:t>)交易流水表，记录每次买入或卖出操作。</w:t>
      </w:r>
      <w:r>
        <w:rPr>
          <w:sz w:val="24"/>
        </w:rPr>
        <w:t>trade</w:t>
      </w:r>
      <w:r>
        <w:rPr>
          <w:rFonts w:hint="eastAsia"/>
          <w:sz w:val="24"/>
        </w:rPr>
        <w:t>_</w:t>
      </w:r>
      <w:r>
        <w:rPr>
          <w:sz w:val="24"/>
        </w:rPr>
        <w:t>type</w:t>
      </w:r>
      <w:r>
        <w:rPr>
          <w:rFonts w:hint="eastAsia"/>
          <w:sz w:val="24"/>
        </w:rPr>
        <w:t>为</w:t>
      </w:r>
      <w:r>
        <w:rPr>
          <w:sz w:val="24"/>
        </w:rPr>
        <w:t>buy</w:t>
      </w:r>
      <w:r>
        <w:rPr>
          <w:rFonts w:hint="eastAsia"/>
          <w:sz w:val="24"/>
        </w:rPr>
        <w:t>或</w:t>
      </w:r>
      <w:r>
        <w:rPr>
          <w:sz w:val="24"/>
        </w:rPr>
        <w:t>sell</w:t>
      </w:r>
      <w:r>
        <w:rPr>
          <w:rFonts w:hint="eastAsia"/>
          <w:sz w:val="24"/>
        </w:rPr>
        <w:t>。</w:t>
      </w:r>
    </w:p>
    <w:p w14:paraId="60E7FCE1">
      <w:pPr>
        <w:jc w:val="center"/>
        <w:rPr>
          <w:rFonts w:hint="default"/>
          <w:lang w:val="en-US" w:eastAsia="zh-CN"/>
        </w:rPr>
      </w:pPr>
      <w:r>
        <w:rPr>
          <w:rFonts w:hint="eastAsia"/>
          <w:lang w:val="en-US" w:eastAsia="zh-CN"/>
        </w:rPr>
        <w:t>表4.9 ai_trade_record</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8"/>
        <w:gridCol w:w="1286"/>
        <w:gridCol w:w="482"/>
        <w:gridCol w:w="3459"/>
      </w:tblGrid>
      <w:tr w14:paraId="4E65D20B">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FC75684">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671AFCE9">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54CBB6F4">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64311FA9">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2DB40D3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0A91F0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trade_id</w:t>
            </w:r>
          </w:p>
        </w:tc>
        <w:tc>
          <w:tcPr>
            <w:tcW w:w="0" w:type="auto"/>
            <w:tcBorders>
              <w:bottom w:val="single" w:color="DCDFE5" w:sz="6" w:space="0"/>
            </w:tcBorders>
            <w:shd w:val="clear"/>
            <w:vAlign w:val="center"/>
          </w:tcPr>
          <w:p w14:paraId="5760D4E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7E2D140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5A39251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交易流水唯一ID，主键</w:t>
            </w:r>
          </w:p>
        </w:tc>
      </w:tr>
      <w:tr w14:paraId="29A904E2">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C4C1D1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trader_id</w:t>
            </w:r>
          </w:p>
        </w:tc>
        <w:tc>
          <w:tcPr>
            <w:tcW w:w="0" w:type="auto"/>
            <w:tcBorders>
              <w:bottom w:val="single" w:color="DCDFE5" w:sz="6" w:space="0"/>
            </w:tcBorders>
            <w:shd w:val="clear"/>
            <w:vAlign w:val="center"/>
          </w:tcPr>
          <w:p w14:paraId="54AD3A9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5CCD514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09716B4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交易员ID，外键关联 ai_trader</w:t>
            </w:r>
          </w:p>
        </w:tc>
      </w:tr>
      <w:tr w14:paraId="21036AA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917574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stock_id</w:t>
            </w:r>
          </w:p>
        </w:tc>
        <w:tc>
          <w:tcPr>
            <w:tcW w:w="0" w:type="auto"/>
            <w:tcBorders>
              <w:bottom w:val="single" w:color="DCDFE5" w:sz="6" w:space="0"/>
            </w:tcBorders>
            <w:shd w:val="clear"/>
            <w:vAlign w:val="center"/>
          </w:tcPr>
          <w:p w14:paraId="4ABB669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16A328A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465E3FE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股票ID，外键关联 stock_info</w:t>
            </w:r>
          </w:p>
        </w:tc>
      </w:tr>
      <w:tr w14:paraId="3FFCB21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21BC9F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trade_type</w:t>
            </w:r>
          </w:p>
        </w:tc>
        <w:tc>
          <w:tcPr>
            <w:tcW w:w="0" w:type="auto"/>
            <w:tcBorders>
              <w:bottom w:val="single" w:color="DCDFE5" w:sz="6" w:space="0"/>
            </w:tcBorders>
            <w:shd w:val="clear"/>
            <w:vAlign w:val="center"/>
          </w:tcPr>
          <w:p w14:paraId="2423159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659F351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10</w:t>
            </w:r>
          </w:p>
        </w:tc>
        <w:tc>
          <w:tcPr>
            <w:tcW w:w="0" w:type="auto"/>
            <w:tcBorders>
              <w:bottom w:val="single" w:color="DCDFE5" w:sz="6" w:space="0"/>
            </w:tcBorders>
            <w:shd w:val="clear"/>
            <w:vAlign w:val="center"/>
          </w:tcPr>
          <w:p w14:paraId="7896A64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交易类型（buy：买入，sell：卖出）</w:t>
            </w:r>
          </w:p>
        </w:tc>
      </w:tr>
      <w:tr w14:paraId="0054A5FE">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2ECB95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quantity</w:t>
            </w:r>
          </w:p>
        </w:tc>
        <w:tc>
          <w:tcPr>
            <w:tcW w:w="0" w:type="auto"/>
            <w:tcBorders>
              <w:bottom w:val="single" w:color="DCDFE5" w:sz="6" w:space="0"/>
            </w:tcBorders>
            <w:shd w:val="clear"/>
            <w:vAlign w:val="center"/>
          </w:tcPr>
          <w:p w14:paraId="428A1FB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00E96DC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7247E1D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交易数量</w:t>
            </w:r>
          </w:p>
        </w:tc>
      </w:tr>
      <w:tr w14:paraId="5D88D3C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3800CC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price</w:t>
            </w:r>
          </w:p>
        </w:tc>
        <w:tc>
          <w:tcPr>
            <w:tcW w:w="0" w:type="auto"/>
            <w:tcBorders>
              <w:bottom w:val="single" w:color="DCDFE5" w:sz="6" w:space="0"/>
            </w:tcBorders>
            <w:shd w:val="clear"/>
            <w:vAlign w:val="center"/>
          </w:tcPr>
          <w:p w14:paraId="1B6FB2C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6CE9B65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3B5A186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成交价格</w:t>
            </w:r>
          </w:p>
        </w:tc>
      </w:tr>
      <w:tr w14:paraId="1637617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6D65195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trade_time</w:t>
            </w:r>
          </w:p>
        </w:tc>
        <w:tc>
          <w:tcPr>
            <w:tcW w:w="0" w:type="auto"/>
            <w:tcBorders>
              <w:bottom w:val="nil"/>
            </w:tcBorders>
            <w:shd w:val="clear"/>
            <w:vAlign w:val="center"/>
          </w:tcPr>
          <w:p w14:paraId="61C26BB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TIMESTAMP</w:t>
            </w:r>
          </w:p>
        </w:tc>
        <w:tc>
          <w:tcPr>
            <w:tcW w:w="0" w:type="auto"/>
            <w:tcBorders>
              <w:bottom w:val="nil"/>
            </w:tcBorders>
            <w:shd w:val="clear"/>
            <w:vAlign w:val="center"/>
          </w:tcPr>
          <w:p w14:paraId="25775BA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nil"/>
            </w:tcBorders>
            <w:shd w:val="clear"/>
            <w:vAlign w:val="center"/>
          </w:tcPr>
          <w:p w14:paraId="210495F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交易成交时间</w:t>
            </w:r>
          </w:p>
        </w:tc>
      </w:tr>
    </w:tbl>
    <w:p w14:paraId="20B80EB9">
      <w:pPr>
        <w:spacing w:line="400" w:lineRule="exact"/>
        <w:ind w:firstLine="480" w:firstLineChars="200"/>
        <w:rPr>
          <w:rFonts w:hint="eastAsia"/>
          <w:sz w:val="24"/>
        </w:rPr>
      </w:pPr>
    </w:p>
    <w:p w14:paraId="0DBA645F">
      <w:pPr>
        <w:spacing w:line="400" w:lineRule="exact"/>
        <w:ind w:firstLine="480" w:firstLineChars="200"/>
        <w:rPr>
          <w:rFonts w:hint="eastAsia"/>
          <w:sz w:val="24"/>
        </w:rPr>
      </w:pPr>
    </w:p>
    <w:p w14:paraId="3F6CA49A">
      <w:pPr>
        <w:spacing w:line="400" w:lineRule="exact"/>
        <w:ind w:firstLine="480" w:firstLineChars="200"/>
        <w:rPr>
          <w:rFonts w:hint="eastAsia"/>
          <w:sz w:val="24"/>
        </w:rPr>
      </w:pPr>
      <w:r>
        <w:rPr>
          <w:sz w:val="24"/>
        </w:rPr>
        <w:t>ai</w:t>
      </w:r>
      <w:r>
        <w:rPr>
          <w:rFonts w:hint="eastAsia"/>
          <w:sz w:val="24"/>
        </w:rPr>
        <w:t>_</w:t>
      </w:r>
      <w:r>
        <w:rPr>
          <w:sz w:val="24"/>
        </w:rPr>
        <w:t>decision</w:t>
      </w:r>
      <w:r>
        <w:rPr>
          <w:rFonts w:hint="eastAsia"/>
          <w:sz w:val="24"/>
        </w:rPr>
        <w:t>_</w:t>
      </w:r>
      <w:r>
        <w:rPr>
          <w:sz w:val="24"/>
        </w:rPr>
        <w:t>log</w:t>
      </w:r>
      <w:r>
        <w:rPr>
          <w:rFonts w:hint="eastAsia"/>
          <w:sz w:val="24"/>
        </w:rPr>
        <w:t>(</w:t>
      </w:r>
      <w:r>
        <w:rPr>
          <w:sz w:val="24"/>
          <w:u w:val="single"/>
        </w:rPr>
        <w:t>log</w:t>
      </w:r>
      <w:r>
        <w:rPr>
          <w:rFonts w:hint="eastAsia"/>
          <w:sz w:val="24"/>
          <w:u w:val="single"/>
        </w:rPr>
        <w:t>_</w:t>
      </w:r>
      <w:r>
        <w:rPr>
          <w:sz w:val="24"/>
          <w:u w:val="single"/>
        </w:rPr>
        <w:t>id</w:t>
      </w:r>
      <w:r>
        <w:rPr>
          <w:rFonts w:hint="eastAsia"/>
          <w:sz w:val="24"/>
        </w:rPr>
        <w:t>,</w:t>
      </w:r>
      <w:r>
        <w:rPr>
          <w:sz w:val="24"/>
        </w:rPr>
        <w:t>trader</w:t>
      </w:r>
      <w:r>
        <w:rPr>
          <w:rFonts w:hint="eastAsia"/>
          <w:sz w:val="24"/>
        </w:rPr>
        <w:t>_</w:t>
      </w:r>
      <w:r>
        <w:rPr>
          <w:sz w:val="24"/>
        </w:rPr>
        <w:t>id</w:t>
      </w:r>
      <w:r>
        <w:rPr>
          <w:rFonts w:hint="eastAsia"/>
          <w:sz w:val="24"/>
        </w:rPr>
        <w:t>,</w:t>
      </w:r>
      <w:r>
        <w:rPr>
          <w:sz w:val="24"/>
        </w:rPr>
        <w:t>round</w:t>
      </w:r>
      <w:r>
        <w:rPr>
          <w:rFonts w:hint="eastAsia"/>
          <w:sz w:val="24"/>
        </w:rPr>
        <w:t>_</w:t>
      </w:r>
      <w:r>
        <w:rPr>
          <w:sz w:val="24"/>
        </w:rPr>
        <w:t>type</w:t>
      </w:r>
      <w:r>
        <w:rPr>
          <w:rFonts w:hint="eastAsia"/>
          <w:sz w:val="24"/>
        </w:rPr>
        <w:t>,</w:t>
      </w:r>
      <w:r>
        <w:rPr>
          <w:sz w:val="24"/>
        </w:rPr>
        <w:t>decision</w:t>
      </w:r>
      <w:r>
        <w:rPr>
          <w:rFonts w:hint="eastAsia"/>
          <w:sz w:val="24"/>
        </w:rPr>
        <w:t>_</w:t>
      </w:r>
      <w:r>
        <w:rPr>
          <w:sz w:val="24"/>
        </w:rPr>
        <w:t>reason</w:t>
      </w:r>
      <w:r>
        <w:rPr>
          <w:rFonts w:hint="eastAsia"/>
          <w:sz w:val="24"/>
        </w:rPr>
        <w:t>,</w:t>
      </w:r>
      <w:r>
        <w:rPr>
          <w:sz w:val="24"/>
        </w:rPr>
        <w:t>executed</w:t>
      </w:r>
      <w:r>
        <w:rPr>
          <w:rFonts w:hint="eastAsia"/>
          <w:sz w:val="24"/>
        </w:rPr>
        <w:t>_</w:t>
      </w:r>
      <w:r>
        <w:rPr>
          <w:sz w:val="24"/>
        </w:rPr>
        <w:t>action</w:t>
      </w:r>
      <w:r>
        <w:rPr>
          <w:rFonts w:hint="eastAsia"/>
          <w:sz w:val="24"/>
        </w:rPr>
        <w:t xml:space="preserve">, </w:t>
      </w:r>
      <w:r>
        <w:rPr>
          <w:sz w:val="24"/>
        </w:rPr>
        <w:t>asset</w:t>
      </w:r>
      <w:r>
        <w:rPr>
          <w:rFonts w:hint="eastAsia"/>
          <w:sz w:val="24"/>
        </w:rPr>
        <w:t>_</w:t>
      </w:r>
      <w:r>
        <w:rPr>
          <w:sz w:val="24"/>
        </w:rPr>
        <w:t>value</w:t>
      </w:r>
      <w:r>
        <w:rPr>
          <w:rFonts w:hint="eastAsia"/>
          <w:sz w:val="24"/>
        </w:rPr>
        <w:t xml:space="preserve">, </w:t>
      </w:r>
      <w:r>
        <w:rPr>
          <w:sz w:val="24"/>
        </w:rPr>
        <w:t>created</w:t>
      </w:r>
      <w:r>
        <w:rPr>
          <w:rFonts w:hint="eastAsia"/>
          <w:sz w:val="24"/>
        </w:rPr>
        <w:t>_</w:t>
      </w:r>
      <w:r>
        <w:rPr>
          <w:sz w:val="24"/>
        </w:rPr>
        <w:t>at</w:t>
      </w:r>
      <w:r>
        <w:rPr>
          <w:rFonts w:hint="eastAsia"/>
          <w:sz w:val="24"/>
        </w:rPr>
        <w:t>)</w:t>
      </w:r>
    </w:p>
    <w:p w14:paraId="40ADF275">
      <w:pPr>
        <w:spacing w:line="400" w:lineRule="exact"/>
        <w:ind w:firstLine="480" w:firstLineChars="200"/>
        <w:rPr>
          <w:rFonts w:hint="eastAsia"/>
          <w:sz w:val="24"/>
        </w:rPr>
      </w:pPr>
    </w:p>
    <w:p w14:paraId="01D80EFF">
      <w:pPr>
        <w:jc w:val="center"/>
        <w:rPr>
          <w:rFonts w:hint="default"/>
          <w:lang w:val="en-US" w:eastAsia="zh-CN"/>
        </w:rPr>
      </w:pPr>
      <w:r>
        <w:rPr>
          <w:rFonts w:hint="eastAsia"/>
          <w:lang w:val="en-US" w:eastAsia="zh-CN"/>
        </w:rPr>
        <w:t>表4.10 ai_decision_log</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3"/>
        <w:gridCol w:w="1286"/>
        <w:gridCol w:w="482"/>
        <w:gridCol w:w="3494"/>
      </w:tblGrid>
      <w:tr w14:paraId="03102334">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CA3162B">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286D9740">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48D7DC5F">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7F3CCE95">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519B1A6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B3FC9B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log_id</w:t>
            </w:r>
          </w:p>
        </w:tc>
        <w:tc>
          <w:tcPr>
            <w:tcW w:w="0" w:type="auto"/>
            <w:tcBorders>
              <w:bottom w:val="single" w:color="DCDFE5" w:sz="6" w:space="0"/>
            </w:tcBorders>
            <w:shd w:val="clear"/>
            <w:vAlign w:val="center"/>
          </w:tcPr>
          <w:p w14:paraId="79BFC24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7C09ABD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5462100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日志唯一ID，主键</w:t>
            </w:r>
          </w:p>
        </w:tc>
      </w:tr>
      <w:tr w14:paraId="0DF7F27D">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78A513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trader_id</w:t>
            </w:r>
          </w:p>
        </w:tc>
        <w:tc>
          <w:tcPr>
            <w:tcW w:w="0" w:type="auto"/>
            <w:tcBorders>
              <w:bottom w:val="single" w:color="DCDFE5" w:sz="6" w:space="0"/>
            </w:tcBorders>
            <w:shd w:val="clear"/>
            <w:vAlign w:val="center"/>
          </w:tcPr>
          <w:p w14:paraId="19617A6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1993F1D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1555FD0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交易员ID，外键关联 ai_trader</w:t>
            </w:r>
          </w:p>
        </w:tc>
      </w:tr>
      <w:tr w14:paraId="1787960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B2BB9A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round_type</w:t>
            </w:r>
          </w:p>
        </w:tc>
        <w:tc>
          <w:tcPr>
            <w:tcW w:w="0" w:type="auto"/>
            <w:tcBorders>
              <w:bottom w:val="single" w:color="DCDFE5" w:sz="6" w:space="0"/>
            </w:tcBorders>
            <w:shd w:val="clear"/>
            <w:vAlign w:val="center"/>
          </w:tcPr>
          <w:p w14:paraId="3A2B57F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173DAAC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6A05E30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轮次类型（辅助交易 / 斗兽场轮次）</w:t>
            </w:r>
          </w:p>
        </w:tc>
      </w:tr>
      <w:tr w14:paraId="5746B4C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54EAE6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decision_reason</w:t>
            </w:r>
          </w:p>
        </w:tc>
        <w:tc>
          <w:tcPr>
            <w:tcW w:w="0" w:type="auto"/>
            <w:tcBorders>
              <w:bottom w:val="single" w:color="DCDFE5" w:sz="6" w:space="0"/>
            </w:tcBorders>
            <w:shd w:val="clear"/>
            <w:vAlign w:val="center"/>
          </w:tcPr>
          <w:p w14:paraId="786CB14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TEXT</w:t>
            </w:r>
          </w:p>
        </w:tc>
        <w:tc>
          <w:tcPr>
            <w:tcW w:w="0" w:type="auto"/>
            <w:tcBorders>
              <w:bottom w:val="single" w:color="DCDFE5" w:sz="6" w:space="0"/>
            </w:tcBorders>
            <w:shd w:val="clear"/>
            <w:vAlign w:val="center"/>
          </w:tcPr>
          <w:p w14:paraId="316045F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single" w:color="DCDFE5" w:sz="6" w:space="0"/>
            </w:tcBorders>
            <w:shd w:val="clear"/>
            <w:vAlign w:val="center"/>
          </w:tcPr>
          <w:p w14:paraId="328A407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AI返回的自然语言决策理由</w:t>
            </w:r>
          </w:p>
        </w:tc>
      </w:tr>
      <w:tr w14:paraId="13CD84C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639C42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executed_action</w:t>
            </w:r>
          </w:p>
        </w:tc>
        <w:tc>
          <w:tcPr>
            <w:tcW w:w="0" w:type="auto"/>
            <w:tcBorders>
              <w:bottom w:val="single" w:color="DCDFE5" w:sz="6" w:space="0"/>
            </w:tcBorders>
            <w:shd w:val="clear"/>
            <w:vAlign w:val="center"/>
          </w:tcPr>
          <w:p w14:paraId="5331B77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28F85DD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255</w:t>
            </w:r>
          </w:p>
        </w:tc>
        <w:tc>
          <w:tcPr>
            <w:tcW w:w="0" w:type="auto"/>
            <w:tcBorders>
              <w:bottom w:val="single" w:color="DCDFE5" w:sz="6" w:space="0"/>
            </w:tcBorders>
            <w:shd w:val="clear"/>
            <w:vAlign w:val="center"/>
          </w:tcPr>
          <w:p w14:paraId="273608E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实际执行的操作指令</w:t>
            </w:r>
          </w:p>
        </w:tc>
      </w:tr>
      <w:tr w14:paraId="0D6F23E2">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6A4336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asset_value</w:t>
            </w:r>
          </w:p>
        </w:tc>
        <w:tc>
          <w:tcPr>
            <w:tcW w:w="0" w:type="auto"/>
            <w:tcBorders>
              <w:bottom w:val="single" w:color="DCDFE5" w:sz="6" w:space="0"/>
            </w:tcBorders>
            <w:shd w:val="clear"/>
            <w:vAlign w:val="center"/>
          </w:tcPr>
          <w:p w14:paraId="01C2D24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319C5EB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73A1923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决策时的总资产评估值</w:t>
            </w:r>
          </w:p>
        </w:tc>
      </w:tr>
      <w:tr w14:paraId="37129D44">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63F7EBC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created_at</w:t>
            </w:r>
          </w:p>
        </w:tc>
        <w:tc>
          <w:tcPr>
            <w:tcW w:w="0" w:type="auto"/>
            <w:tcBorders>
              <w:bottom w:val="nil"/>
            </w:tcBorders>
            <w:shd w:val="clear"/>
            <w:vAlign w:val="center"/>
          </w:tcPr>
          <w:p w14:paraId="4C8EA73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TIMESTAMP</w:t>
            </w:r>
          </w:p>
        </w:tc>
        <w:tc>
          <w:tcPr>
            <w:tcW w:w="0" w:type="auto"/>
            <w:tcBorders>
              <w:bottom w:val="nil"/>
            </w:tcBorders>
            <w:shd w:val="clear"/>
            <w:vAlign w:val="center"/>
          </w:tcPr>
          <w:p w14:paraId="5DF16C4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nil"/>
            </w:tcBorders>
            <w:shd w:val="clear"/>
            <w:vAlign w:val="center"/>
          </w:tcPr>
          <w:p w14:paraId="2E9E276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日志生成时间</w:t>
            </w:r>
          </w:p>
        </w:tc>
      </w:tr>
    </w:tbl>
    <w:p w14:paraId="3639B226">
      <w:pPr>
        <w:spacing w:line="400" w:lineRule="exact"/>
        <w:ind w:firstLine="480" w:firstLineChars="200"/>
        <w:rPr>
          <w:rFonts w:hint="eastAsia"/>
          <w:sz w:val="24"/>
        </w:rPr>
      </w:pPr>
    </w:p>
    <w:p w14:paraId="45F38DD9">
      <w:pPr>
        <w:spacing w:line="400" w:lineRule="exact"/>
        <w:ind w:firstLine="480" w:firstLineChars="200"/>
        <w:rPr>
          <w:sz w:val="24"/>
        </w:rPr>
      </w:pPr>
      <w:r>
        <w:rPr>
          <w:rFonts w:hint="eastAsia"/>
          <w:sz w:val="24"/>
        </w:rPr>
        <w:t>记录</w:t>
      </w:r>
      <w:r>
        <w:rPr>
          <w:sz w:val="24"/>
        </w:rPr>
        <w:t>AI</w:t>
      </w:r>
      <w:r>
        <w:rPr>
          <w:rFonts w:hint="eastAsia"/>
          <w:sz w:val="24"/>
        </w:rPr>
        <w:t>每次决策的日志。</w:t>
      </w:r>
      <w:r>
        <w:rPr>
          <w:sz w:val="24"/>
        </w:rPr>
        <w:t>round</w:t>
      </w:r>
      <w:r>
        <w:rPr>
          <w:rFonts w:hint="eastAsia"/>
          <w:sz w:val="24"/>
        </w:rPr>
        <w:t>_</w:t>
      </w:r>
      <w:r>
        <w:rPr>
          <w:sz w:val="24"/>
        </w:rPr>
        <w:t>type</w:t>
      </w:r>
      <w:r>
        <w:rPr>
          <w:rFonts w:hint="eastAsia"/>
          <w:sz w:val="24"/>
        </w:rPr>
        <w:t>区分是单次辅助交易还是斗兽场轮次，</w:t>
      </w:r>
      <w:r>
        <w:rPr>
          <w:sz w:val="24"/>
        </w:rPr>
        <w:t>decision</w:t>
      </w:r>
      <w:r>
        <w:rPr>
          <w:rFonts w:hint="eastAsia"/>
          <w:sz w:val="24"/>
        </w:rPr>
        <w:t>_</w:t>
      </w:r>
      <w:r>
        <w:rPr>
          <w:sz w:val="24"/>
        </w:rPr>
        <w:t>reason</w:t>
      </w:r>
      <w:r>
        <w:rPr>
          <w:rFonts w:hint="eastAsia"/>
          <w:sz w:val="24"/>
        </w:rPr>
        <w:t>为</w:t>
      </w:r>
      <w:r>
        <w:rPr>
          <w:sz w:val="24"/>
        </w:rPr>
        <w:t>AI</w:t>
      </w:r>
      <w:r>
        <w:rPr>
          <w:rFonts w:hint="eastAsia"/>
          <w:sz w:val="24"/>
        </w:rPr>
        <w:t>返回的自然语言理由，</w:t>
      </w:r>
      <w:r>
        <w:rPr>
          <w:sz w:val="24"/>
        </w:rPr>
        <w:t>executed</w:t>
      </w:r>
      <w:r>
        <w:rPr>
          <w:rFonts w:hint="eastAsia"/>
          <w:sz w:val="24"/>
        </w:rPr>
        <w:t>_</w:t>
      </w:r>
      <w:r>
        <w:rPr>
          <w:sz w:val="24"/>
        </w:rPr>
        <w:t>action</w:t>
      </w:r>
      <w:r>
        <w:rPr>
          <w:rFonts w:hint="eastAsia"/>
          <w:sz w:val="24"/>
        </w:rPr>
        <w:t>记录实际执行的操作。</w:t>
      </w:r>
    </w:p>
    <w:p w14:paraId="2B9598DF">
      <w:pPr>
        <w:spacing w:line="400" w:lineRule="exact"/>
        <w:outlineLvl w:val="2"/>
        <w:rPr>
          <w:rFonts w:hint="eastAsia" w:ascii="黑体" w:hAnsi="黑体" w:eastAsia="黑体" w:cs="黑体"/>
          <w:sz w:val="28"/>
          <w:szCs w:val="28"/>
        </w:rPr>
      </w:pPr>
      <w:bookmarkStart w:id="38" w:name="_Toc4847"/>
      <w:r>
        <w:rPr>
          <w:rFonts w:hint="eastAsia" w:ascii="黑体" w:hAnsi="黑体" w:eastAsia="黑体" w:cs="黑体"/>
          <w:sz w:val="28"/>
          <w:szCs w:val="28"/>
        </w:rPr>
        <w:t>4.4.3 斗兽场相关表</w:t>
      </w:r>
      <w:bookmarkEnd w:id="38"/>
    </w:p>
    <w:p w14:paraId="68FD3D2B">
      <w:pPr>
        <w:spacing w:line="400" w:lineRule="exact"/>
        <w:ind w:firstLine="480" w:firstLineChars="200"/>
        <w:rPr>
          <w:rFonts w:hint="eastAsia"/>
          <w:sz w:val="24"/>
        </w:rPr>
      </w:pPr>
      <w:r>
        <w:rPr>
          <w:sz w:val="24"/>
        </w:rPr>
        <w:t>arena</w:t>
      </w:r>
      <w:r>
        <w:rPr>
          <w:rFonts w:hint="eastAsia"/>
          <w:sz w:val="24"/>
        </w:rPr>
        <w:t>_</w:t>
      </w:r>
      <w:r>
        <w:rPr>
          <w:sz w:val="24"/>
        </w:rPr>
        <w:t>round</w:t>
      </w:r>
      <w:r>
        <w:rPr>
          <w:rFonts w:hint="eastAsia"/>
          <w:sz w:val="24"/>
        </w:rPr>
        <w:t>(</w:t>
      </w:r>
      <w:r>
        <w:rPr>
          <w:sz w:val="24"/>
          <w:u w:val="single"/>
        </w:rPr>
        <w:t>round</w:t>
      </w:r>
      <w:r>
        <w:rPr>
          <w:rFonts w:hint="eastAsia"/>
          <w:sz w:val="24"/>
          <w:u w:val="single"/>
        </w:rPr>
        <w:t>_</w:t>
      </w:r>
      <w:r>
        <w:rPr>
          <w:sz w:val="24"/>
          <w:u w:val="single"/>
        </w:rPr>
        <w:t>id</w:t>
      </w:r>
      <w:r>
        <w:rPr>
          <w:rFonts w:hint="eastAsia"/>
          <w:sz w:val="24"/>
        </w:rPr>
        <w:t xml:space="preserve">, </w:t>
      </w:r>
      <w:r>
        <w:rPr>
          <w:sz w:val="24"/>
        </w:rPr>
        <w:t>config</w:t>
      </w:r>
      <w:r>
        <w:rPr>
          <w:rFonts w:hint="eastAsia"/>
          <w:sz w:val="24"/>
        </w:rPr>
        <w:t>_</w:t>
      </w:r>
      <w:r>
        <w:rPr>
          <w:sz w:val="24"/>
        </w:rPr>
        <w:t>id</w:t>
      </w:r>
      <w:r>
        <w:rPr>
          <w:rFonts w:hint="eastAsia"/>
          <w:sz w:val="24"/>
        </w:rPr>
        <w:t xml:space="preserve">, </w:t>
      </w:r>
      <w:r>
        <w:rPr>
          <w:sz w:val="24"/>
        </w:rPr>
        <w:t>round</w:t>
      </w:r>
      <w:r>
        <w:rPr>
          <w:rFonts w:hint="eastAsia"/>
          <w:sz w:val="24"/>
        </w:rPr>
        <w:t>_</w:t>
      </w:r>
      <w:r>
        <w:rPr>
          <w:sz w:val="24"/>
        </w:rPr>
        <w:t>number</w:t>
      </w:r>
      <w:r>
        <w:rPr>
          <w:rFonts w:hint="eastAsia"/>
          <w:sz w:val="24"/>
        </w:rPr>
        <w:t xml:space="preserve">, </w:t>
      </w:r>
      <w:r>
        <w:rPr>
          <w:sz w:val="24"/>
        </w:rPr>
        <w:t>trading</w:t>
      </w:r>
      <w:r>
        <w:rPr>
          <w:rFonts w:hint="eastAsia"/>
          <w:sz w:val="24"/>
        </w:rPr>
        <w:t>_</w:t>
      </w:r>
      <w:r>
        <w:rPr>
          <w:sz w:val="24"/>
        </w:rPr>
        <w:t>order</w:t>
      </w:r>
      <w:r>
        <w:rPr>
          <w:rFonts w:hint="eastAsia"/>
          <w:sz w:val="24"/>
        </w:rPr>
        <w:t xml:space="preserve">, </w:t>
      </w:r>
      <w:r>
        <w:rPr>
          <w:sz w:val="24"/>
        </w:rPr>
        <w:t>start</w:t>
      </w:r>
      <w:r>
        <w:rPr>
          <w:rFonts w:hint="eastAsia"/>
          <w:sz w:val="24"/>
        </w:rPr>
        <w:t>_</w:t>
      </w:r>
      <w:r>
        <w:rPr>
          <w:sz w:val="24"/>
        </w:rPr>
        <w:t>time</w:t>
      </w:r>
      <w:r>
        <w:rPr>
          <w:rFonts w:hint="eastAsia"/>
          <w:sz w:val="24"/>
        </w:rPr>
        <w:t xml:space="preserve">, </w:t>
      </w:r>
      <w:r>
        <w:rPr>
          <w:sz w:val="24"/>
        </w:rPr>
        <w:t>end</w:t>
      </w:r>
      <w:r>
        <w:rPr>
          <w:rFonts w:hint="eastAsia"/>
          <w:sz w:val="24"/>
        </w:rPr>
        <w:t>_</w:t>
      </w:r>
      <w:r>
        <w:rPr>
          <w:sz w:val="24"/>
        </w:rPr>
        <w:t>time</w:t>
      </w:r>
      <w:r>
        <w:rPr>
          <w:rFonts w:hint="eastAsia"/>
          <w:sz w:val="24"/>
        </w:rPr>
        <w:t>)记录每一轮的元信息，</w:t>
      </w:r>
      <w:r>
        <w:rPr>
          <w:sz w:val="24"/>
        </w:rPr>
        <w:t>trading</w:t>
      </w:r>
      <w:r>
        <w:rPr>
          <w:rFonts w:hint="eastAsia"/>
          <w:sz w:val="24"/>
        </w:rPr>
        <w:t>_</w:t>
      </w:r>
      <w:r>
        <w:rPr>
          <w:sz w:val="24"/>
        </w:rPr>
        <w:t>order</w:t>
      </w:r>
      <w:r>
        <w:rPr>
          <w:rFonts w:hint="eastAsia"/>
          <w:sz w:val="24"/>
        </w:rPr>
        <w:t>记录三位</w:t>
      </w:r>
      <w:r>
        <w:rPr>
          <w:sz w:val="24"/>
        </w:rPr>
        <w:t>AI</w:t>
      </w:r>
      <w:r>
        <w:rPr>
          <w:rFonts w:hint="eastAsia"/>
          <w:sz w:val="24"/>
        </w:rPr>
        <w:t>本轮的交易顺序。</w:t>
      </w:r>
    </w:p>
    <w:p w14:paraId="43A92706">
      <w:pPr>
        <w:jc w:val="center"/>
        <w:rPr>
          <w:rFonts w:hint="default"/>
          <w:lang w:val="en-US" w:eastAsia="zh-CN"/>
        </w:rPr>
      </w:pPr>
      <w:r>
        <w:rPr>
          <w:rFonts w:hint="eastAsia"/>
          <w:lang w:val="en-US" w:eastAsia="zh-CN"/>
        </w:rPr>
        <w:t>表4.11 arena_config</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3"/>
        <w:gridCol w:w="1286"/>
        <w:gridCol w:w="482"/>
        <w:gridCol w:w="3645"/>
      </w:tblGrid>
      <w:tr w14:paraId="3697005C">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0C5B454">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39EDCA8D">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0C47DB77">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691E8482">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27479C8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3048DC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config_id</w:t>
            </w:r>
          </w:p>
        </w:tc>
        <w:tc>
          <w:tcPr>
            <w:tcW w:w="0" w:type="auto"/>
            <w:tcBorders>
              <w:bottom w:val="single" w:color="DCDFE5" w:sz="6" w:space="0"/>
            </w:tcBorders>
            <w:shd w:val="clear"/>
            <w:vAlign w:val="center"/>
          </w:tcPr>
          <w:p w14:paraId="535AC34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7E374F1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366E959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配置唯一ID，主键</w:t>
            </w:r>
          </w:p>
        </w:tc>
      </w:tr>
      <w:tr w14:paraId="0C9C7ABE">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4DC5EC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trader1_model</w:t>
            </w:r>
          </w:p>
        </w:tc>
        <w:tc>
          <w:tcPr>
            <w:tcW w:w="0" w:type="auto"/>
            <w:tcBorders>
              <w:bottom w:val="single" w:color="DCDFE5" w:sz="6" w:space="0"/>
            </w:tcBorders>
            <w:shd w:val="clear"/>
            <w:vAlign w:val="center"/>
          </w:tcPr>
          <w:p w14:paraId="02A5BE7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750CFB6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50</w:t>
            </w:r>
          </w:p>
        </w:tc>
        <w:tc>
          <w:tcPr>
            <w:tcW w:w="0" w:type="auto"/>
            <w:tcBorders>
              <w:bottom w:val="single" w:color="DCDFE5" w:sz="6" w:space="0"/>
            </w:tcBorders>
            <w:shd w:val="clear"/>
            <w:vAlign w:val="center"/>
          </w:tcPr>
          <w:p w14:paraId="43EB0D8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交易员1的大模型代码</w:t>
            </w:r>
          </w:p>
        </w:tc>
      </w:tr>
      <w:tr w14:paraId="3BF6F77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80A065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trader1_risk</w:t>
            </w:r>
          </w:p>
        </w:tc>
        <w:tc>
          <w:tcPr>
            <w:tcW w:w="0" w:type="auto"/>
            <w:tcBorders>
              <w:bottom w:val="single" w:color="DCDFE5" w:sz="6" w:space="0"/>
            </w:tcBorders>
            <w:shd w:val="clear"/>
            <w:vAlign w:val="center"/>
          </w:tcPr>
          <w:p w14:paraId="1862A34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24DB78D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35BDFA6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交易员1的风险偏好设定</w:t>
            </w:r>
          </w:p>
        </w:tc>
      </w:tr>
      <w:tr w14:paraId="744B59C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05AE5E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trader2_model</w:t>
            </w:r>
          </w:p>
        </w:tc>
        <w:tc>
          <w:tcPr>
            <w:tcW w:w="0" w:type="auto"/>
            <w:tcBorders>
              <w:bottom w:val="single" w:color="DCDFE5" w:sz="6" w:space="0"/>
            </w:tcBorders>
            <w:shd w:val="clear"/>
            <w:vAlign w:val="center"/>
          </w:tcPr>
          <w:p w14:paraId="79E1927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1B93C16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50</w:t>
            </w:r>
          </w:p>
        </w:tc>
        <w:tc>
          <w:tcPr>
            <w:tcW w:w="0" w:type="auto"/>
            <w:tcBorders>
              <w:bottom w:val="single" w:color="DCDFE5" w:sz="6" w:space="0"/>
            </w:tcBorders>
            <w:shd w:val="clear"/>
            <w:vAlign w:val="center"/>
          </w:tcPr>
          <w:p w14:paraId="55C6E73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交易员2的大模型代码</w:t>
            </w:r>
          </w:p>
        </w:tc>
      </w:tr>
      <w:tr w14:paraId="6375502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AB22FD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trader2_risk</w:t>
            </w:r>
          </w:p>
        </w:tc>
        <w:tc>
          <w:tcPr>
            <w:tcW w:w="0" w:type="auto"/>
            <w:tcBorders>
              <w:bottom w:val="single" w:color="DCDFE5" w:sz="6" w:space="0"/>
            </w:tcBorders>
            <w:shd w:val="clear"/>
            <w:vAlign w:val="center"/>
          </w:tcPr>
          <w:p w14:paraId="7F81452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793AFA8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42566DC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交易员2的风险偏好设定</w:t>
            </w:r>
          </w:p>
        </w:tc>
      </w:tr>
      <w:tr w14:paraId="68C07D0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FFC8CA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trader3_model</w:t>
            </w:r>
          </w:p>
        </w:tc>
        <w:tc>
          <w:tcPr>
            <w:tcW w:w="0" w:type="auto"/>
            <w:tcBorders>
              <w:bottom w:val="single" w:color="DCDFE5" w:sz="6" w:space="0"/>
            </w:tcBorders>
            <w:shd w:val="clear"/>
            <w:vAlign w:val="center"/>
          </w:tcPr>
          <w:p w14:paraId="7518BFC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7B8C203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50</w:t>
            </w:r>
          </w:p>
        </w:tc>
        <w:tc>
          <w:tcPr>
            <w:tcW w:w="0" w:type="auto"/>
            <w:tcBorders>
              <w:bottom w:val="single" w:color="DCDFE5" w:sz="6" w:space="0"/>
            </w:tcBorders>
            <w:shd w:val="clear"/>
            <w:vAlign w:val="center"/>
          </w:tcPr>
          <w:p w14:paraId="25BC961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交易员3的大模型代码</w:t>
            </w:r>
          </w:p>
        </w:tc>
      </w:tr>
      <w:tr w14:paraId="160E729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3D58A8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trader3_risk</w:t>
            </w:r>
          </w:p>
        </w:tc>
        <w:tc>
          <w:tcPr>
            <w:tcW w:w="0" w:type="auto"/>
            <w:tcBorders>
              <w:bottom w:val="single" w:color="DCDFE5" w:sz="6" w:space="0"/>
            </w:tcBorders>
            <w:shd w:val="clear"/>
            <w:vAlign w:val="center"/>
          </w:tcPr>
          <w:p w14:paraId="69D59D4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27D51FE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5B881FC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交易员3的风险偏好设定</w:t>
            </w:r>
          </w:p>
        </w:tc>
      </w:tr>
      <w:tr w14:paraId="7480DA1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87B033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total_rounds</w:t>
            </w:r>
          </w:p>
        </w:tc>
        <w:tc>
          <w:tcPr>
            <w:tcW w:w="0" w:type="auto"/>
            <w:tcBorders>
              <w:bottom w:val="single" w:color="DCDFE5" w:sz="6" w:space="0"/>
            </w:tcBorders>
            <w:shd w:val="clear"/>
            <w:vAlign w:val="center"/>
          </w:tcPr>
          <w:p w14:paraId="1EE4286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060A1C8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309A212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斗兽场总运行轮数</w:t>
            </w:r>
          </w:p>
        </w:tc>
      </w:tr>
      <w:tr w14:paraId="49E6A52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8DE55C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init_t1</w:t>
            </w:r>
          </w:p>
        </w:tc>
        <w:tc>
          <w:tcPr>
            <w:tcW w:w="0" w:type="auto"/>
            <w:tcBorders>
              <w:bottom w:val="single" w:color="DCDFE5" w:sz="6" w:space="0"/>
            </w:tcBorders>
            <w:shd w:val="clear"/>
            <w:vAlign w:val="center"/>
          </w:tcPr>
          <w:p w14:paraId="1DF03EC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54DAEAC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3186416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代币1的初始分配数量</w:t>
            </w:r>
          </w:p>
        </w:tc>
      </w:tr>
      <w:tr w14:paraId="4FCF94C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FD4891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init_t2</w:t>
            </w:r>
          </w:p>
        </w:tc>
        <w:tc>
          <w:tcPr>
            <w:tcW w:w="0" w:type="auto"/>
            <w:tcBorders>
              <w:bottom w:val="single" w:color="DCDFE5" w:sz="6" w:space="0"/>
            </w:tcBorders>
            <w:shd w:val="clear"/>
            <w:vAlign w:val="center"/>
          </w:tcPr>
          <w:p w14:paraId="1B8D53E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1EFEE26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1523824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代币2的初始分配数量</w:t>
            </w:r>
          </w:p>
        </w:tc>
      </w:tr>
      <w:tr w14:paraId="06836A0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B677AA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init_t3</w:t>
            </w:r>
          </w:p>
        </w:tc>
        <w:tc>
          <w:tcPr>
            <w:tcW w:w="0" w:type="auto"/>
            <w:tcBorders>
              <w:bottom w:val="single" w:color="DCDFE5" w:sz="6" w:space="0"/>
            </w:tcBorders>
            <w:shd w:val="clear"/>
            <w:vAlign w:val="center"/>
          </w:tcPr>
          <w:p w14:paraId="56BC271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2DC3A20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7898704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代币3的初始分配数量</w:t>
            </w:r>
          </w:p>
        </w:tc>
      </w:tr>
      <w:tr w14:paraId="385FEB3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EE56C1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status</w:t>
            </w:r>
          </w:p>
        </w:tc>
        <w:tc>
          <w:tcPr>
            <w:tcW w:w="0" w:type="auto"/>
            <w:tcBorders>
              <w:bottom w:val="single" w:color="DCDFE5" w:sz="6" w:space="0"/>
            </w:tcBorders>
            <w:shd w:val="clear"/>
            <w:vAlign w:val="center"/>
          </w:tcPr>
          <w:p w14:paraId="35455A5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55C9922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0C349D0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运行状态（未开始、进行中、已结束）</w:t>
            </w:r>
          </w:p>
        </w:tc>
      </w:tr>
      <w:tr w14:paraId="2D138C4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nil"/>
            </w:tcBorders>
            <w:shd w:val="clear"/>
            <w:vAlign w:val="center"/>
          </w:tcPr>
          <w:p w14:paraId="5E5A7DD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created_at</w:t>
            </w:r>
          </w:p>
        </w:tc>
        <w:tc>
          <w:tcPr>
            <w:tcW w:w="0" w:type="auto"/>
            <w:tcBorders>
              <w:bottom w:val="nil"/>
            </w:tcBorders>
            <w:shd w:val="clear"/>
            <w:vAlign w:val="center"/>
          </w:tcPr>
          <w:p w14:paraId="6C7F281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TIMESTAMP</w:t>
            </w:r>
          </w:p>
        </w:tc>
        <w:tc>
          <w:tcPr>
            <w:tcW w:w="0" w:type="auto"/>
            <w:tcBorders>
              <w:bottom w:val="nil"/>
            </w:tcBorders>
            <w:shd w:val="clear"/>
            <w:vAlign w:val="center"/>
          </w:tcPr>
          <w:p w14:paraId="2730283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nil"/>
            </w:tcBorders>
            <w:shd w:val="clear"/>
            <w:vAlign w:val="center"/>
          </w:tcPr>
          <w:p w14:paraId="22CD2FA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配置创建时间</w:t>
            </w:r>
          </w:p>
        </w:tc>
      </w:tr>
    </w:tbl>
    <w:p w14:paraId="5DF4ABE4">
      <w:pPr>
        <w:spacing w:line="400" w:lineRule="exact"/>
        <w:ind w:firstLine="480" w:firstLineChars="200"/>
        <w:rPr>
          <w:rFonts w:hint="eastAsia"/>
          <w:sz w:val="24"/>
        </w:rPr>
      </w:pPr>
    </w:p>
    <w:p w14:paraId="65CDA0D0">
      <w:pPr>
        <w:spacing w:line="400" w:lineRule="exact"/>
        <w:ind w:firstLine="480" w:firstLineChars="200"/>
        <w:rPr>
          <w:rFonts w:hint="eastAsia"/>
          <w:sz w:val="24"/>
        </w:rPr>
      </w:pPr>
    </w:p>
    <w:p w14:paraId="56209534">
      <w:pPr>
        <w:ind w:firstLine="640" w:firstLineChars="200"/>
        <w:rPr>
          <w:sz w:val="24"/>
        </w:rPr>
      </w:pPr>
      <w:r>
        <w:rPr>
          <w:rFonts w:hint="eastAsia" w:ascii="黑体" w:eastAsia="黑体"/>
          <w:sz w:val="32"/>
        </w:rPr>
        <w:drawing>
          <wp:inline distT="0" distB="0" distL="114300" distR="114300">
            <wp:extent cx="4573905" cy="4394200"/>
            <wp:effectExtent l="0" t="0" r="17145" b="6350"/>
            <wp:docPr id="79" name="图片 79"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R图.drawio"/>
                    <pic:cNvPicPr>
                      <a:picLocks noChangeAspect="1"/>
                    </pic:cNvPicPr>
                  </pic:nvPicPr>
                  <pic:blipFill>
                    <a:blip r:embed="rId32"/>
                    <a:srcRect t="53728"/>
                    <a:stretch>
                      <a:fillRect/>
                    </a:stretch>
                  </pic:blipFill>
                  <pic:spPr>
                    <a:xfrm>
                      <a:off x="0" y="0"/>
                      <a:ext cx="4573905" cy="4394200"/>
                    </a:xfrm>
                    <a:prstGeom prst="rect">
                      <a:avLst/>
                    </a:prstGeom>
                  </pic:spPr>
                </pic:pic>
              </a:graphicData>
            </a:graphic>
          </wp:inline>
        </w:drawing>
      </w:r>
    </w:p>
    <w:p w14:paraId="3B08CC06">
      <w:pPr>
        <w:spacing w:line="400" w:lineRule="exact"/>
        <w:jc w:val="center"/>
        <w:rPr>
          <w:rFonts w:hint="eastAsia" w:ascii="宋体" w:hAnsi="宋体" w:cs="宋体"/>
          <w:szCs w:val="21"/>
          <w:lang w:bidi="ar"/>
        </w:rPr>
      </w:pPr>
      <w:r>
        <w:rPr>
          <w:rFonts w:hint="eastAsia" w:ascii="宋体" w:hAnsi="宋体" w:cs="宋体"/>
          <w:szCs w:val="21"/>
          <w:lang w:bidi="ar"/>
        </w:rPr>
        <w:t>图</w:t>
      </w:r>
      <w:r>
        <w:rPr>
          <w:szCs w:val="21"/>
          <w:lang w:bidi="ar"/>
        </w:rPr>
        <w:t>4.</w:t>
      </w:r>
      <w:r>
        <w:rPr>
          <w:rFonts w:hint="eastAsia"/>
          <w:szCs w:val="21"/>
          <w:lang w:bidi="ar"/>
        </w:rPr>
        <w:t>5 斗兽场相关</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p>
    <w:p w14:paraId="5B87DDBE">
      <w:pPr>
        <w:spacing w:line="400" w:lineRule="exact"/>
        <w:rPr>
          <w:sz w:val="24"/>
        </w:rPr>
      </w:pPr>
    </w:p>
    <w:p w14:paraId="06529A85">
      <w:pPr>
        <w:spacing w:line="400" w:lineRule="exact"/>
        <w:ind w:firstLine="480" w:firstLineChars="200"/>
        <w:rPr>
          <w:rFonts w:hint="eastAsia"/>
          <w:sz w:val="24"/>
        </w:rPr>
      </w:pPr>
      <w:r>
        <w:rPr>
          <w:sz w:val="24"/>
        </w:rPr>
        <w:t>arena</w:t>
      </w:r>
      <w:r>
        <w:rPr>
          <w:rFonts w:hint="eastAsia"/>
          <w:sz w:val="24"/>
        </w:rPr>
        <w:t>_</w:t>
      </w:r>
      <w:r>
        <w:rPr>
          <w:sz w:val="24"/>
        </w:rPr>
        <w:t>config</w:t>
      </w:r>
      <w:r>
        <w:rPr>
          <w:rFonts w:hint="eastAsia"/>
          <w:sz w:val="24"/>
        </w:rPr>
        <w:t>(</w:t>
      </w:r>
      <w:r>
        <w:rPr>
          <w:sz w:val="24"/>
          <w:u w:val="single"/>
        </w:rPr>
        <w:t>config</w:t>
      </w:r>
      <w:r>
        <w:rPr>
          <w:rFonts w:hint="eastAsia"/>
          <w:sz w:val="24"/>
          <w:u w:val="single"/>
        </w:rPr>
        <w:t>_</w:t>
      </w:r>
      <w:r>
        <w:rPr>
          <w:sz w:val="24"/>
          <w:u w:val="single"/>
        </w:rPr>
        <w:t>id</w:t>
      </w:r>
      <w:r>
        <w:rPr>
          <w:rFonts w:hint="eastAsia"/>
          <w:sz w:val="24"/>
        </w:rPr>
        <w:t xml:space="preserve">, </w:t>
      </w:r>
      <w:r>
        <w:rPr>
          <w:sz w:val="24"/>
        </w:rPr>
        <w:t>trader</w:t>
      </w:r>
      <w:r>
        <w:rPr>
          <w:rFonts w:hint="eastAsia"/>
          <w:sz w:val="24"/>
        </w:rPr>
        <w:t>1_</w:t>
      </w:r>
      <w:r>
        <w:rPr>
          <w:sz w:val="24"/>
        </w:rPr>
        <w:t>model</w:t>
      </w:r>
      <w:r>
        <w:rPr>
          <w:rFonts w:hint="eastAsia"/>
          <w:sz w:val="24"/>
        </w:rPr>
        <w:t xml:space="preserve">, </w:t>
      </w:r>
      <w:r>
        <w:rPr>
          <w:sz w:val="24"/>
        </w:rPr>
        <w:t>trader</w:t>
      </w:r>
      <w:r>
        <w:rPr>
          <w:rFonts w:hint="eastAsia"/>
          <w:sz w:val="24"/>
        </w:rPr>
        <w:t>1_</w:t>
      </w:r>
      <w:r>
        <w:rPr>
          <w:sz w:val="24"/>
        </w:rPr>
        <w:t>risk</w:t>
      </w:r>
      <w:r>
        <w:rPr>
          <w:rFonts w:hint="eastAsia"/>
          <w:sz w:val="24"/>
        </w:rPr>
        <w:t xml:space="preserve">, </w:t>
      </w:r>
      <w:r>
        <w:rPr>
          <w:sz w:val="24"/>
        </w:rPr>
        <w:t>trader</w:t>
      </w:r>
      <w:r>
        <w:rPr>
          <w:rFonts w:hint="eastAsia"/>
          <w:sz w:val="24"/>
        </w:rPr>
        <w:t>2_</w:t>
      </w:r>
      <w:r>
        <w:rPr>
          <w:sz w:val="24"/>
        </w:rPr>
        <w:t>model</w:t>
      </w:r>
      <w:r>
        <w:rPr>
          <w:rFonts w:hint="eastAsia"/>
          <w:sz w:val="24"/>
        </w:rPr>
        <w:t xml:space="preserve">, </w:t>
      </w:r>
      <w:r>
        <w:rPr>
          <w:sz w:val="24"/>
        </w:rPr>
        <w:t>trader</w:t>
      </w:r>
      <w:r>
        <w:rPr>
          <w:rFonts w:hint="eastAsia"/>
          <w:sz w:val="24"/>
        </w:rPr>
        <w:t>2_</w:t>
      </w:r>
      <w:r>
        <w:rPr>
          <w:sz w:val="24"/>
        </w:rPr>
        <w:t>risk</w:t>
      </w:r>
      <w:r>
        <w:rPr>
          <w:rFonts w:hint="eastAsia"/>
          <w:sz w:val="24"/>
        </w:rPr>
        <w:t xml:space="preserve">, </w:t>
      </w:r>
      <w:r>
        <w:rPr>
          <w:sz w:val="24"/>
        </w:rPr>
        <w:t>trader</w:t>
      </w:r>
      <w:r>
        <w:rPr>
          <w:rFonts w:hint="eastAsia"/>
          <w:sz w:val="24"/>
        </w:rPr>
        <w:t>3_</w:t>
      </w:r>
      <w:r>
        <w:rPr>
          <w:sz w:val="24"/>
        </w:rPr>
        <w:t>model</w:t>
      </w:r>
      <w:r>
        <w:rPr>
          <w:rFonts w:hint="eastAsia"/>
          <w:sz w:val="24"/>
        </w:rPr>
        <w:t xml:space="preserve">, </w:t>
      </w:r>
      <w:r>
        <w:rPr>
          <w:sz w:val="24"/>
        </w:rPr>
        <w:t>trader</w:t>
      </w:r>
      <w:r>
        <w:rPr>
          <w:rFonts w:hint="eastAsia"/>
          <w:sz w:val="24"/>
        </w:rPr>
        <w:t>3_</w:t>
      </w:r>
      <w:r>
        <w:rPr>
          <w:sz w:val="24"/>
        </w:rPr>
        <w:t>risk</w:t>
      </w:r>
      <w:r>
        <w:rPr>
          <w:rFonts w:hint="eastAsia"/>
          <w:sz w:val="24"/>
        </w:rPr>
        <w:t xml:space="preserve">, </w:t>
      </w:r>
      <w:r>
        <w:rPr>
          <w:sz w:val="24"/>
        </w:rPr>
        <w:t>total</w:t>
      </w:r>
      <w:r>
        <w:rPr>
          <w:rFonts w:hint="eastAsia"/>
          <w:sz w:val="24"/>
        </w:rPr>
        <w:t>_</w:t>
      </w:r>
      <w:r>
        <w:rPr>
          <w:sz w:val="24"/>
        </w:rPr>
        <w:t>rounds</w:t>
      </w:r>
      <w:r>
        <w:rPr>
          <w:rFonts w:hint="eastAsia"/>
          <w:sz w:val="24"/>
        </w:rPr>
        <w:t xml:space="preserve">, </w:t>
      </w:r>
      <w:r>
        <w:rPr>
          <w:sz w:val="24"/>
        </w:rPr>
        <w:t>init</w:t>
      </w:r>
      <w:r>
        <w:rPr>
          <w:rFonts w:hint="eastAsia"/>
          <w:sz w:val="24"/>
        </w:rPr>
        <w:t>_</w:t>
      </w:r>
      <w:r>
        <w:rPr>
          <w:sz w:val="24"/>
        </w:rPr>
        <w:t>t</w:t>
      </w:r>
      <w:r>
        <w:rPr>
          <w:rFonts w:hint="eastAsia"/>
          <w:sz w:val="24"/>
        </w:rPr>
        <w:t xml:space="preserve">1, </w:t>
      </w:r>
      <w:r>
        <w:rPr>
          <w:sz w:val="24"/>
        </w:rPr>
        <w:t>init</w:t>
      </w:r>
      <w:r>
        <w:rPr>
          <w:rFonts w:hint="eastAsia"/>
          <w:sz w:val="24"/>
        </w:rPr>
        <w:t>_</w:t>
      </w:r>
      <w:r>
        <w:rPr>
          <w:sz w:val="24"/>
        </w:rPr>
        <w:t>t</w:t>
      </w:r>
      <w:r>
        <w:rPr>
          <w:rFonts w:hint="eastAsia"/>
          <w:sz w:val="24"/>
        </w:rPr>
        <w:t xml:space="preserve">2, </w:t>
      </w:r>
      <w:r>
        <w:rPr>
          <w:sz w:val="24"/>
        </w:rPr>
        <w:t>init</w:t>
      </w:r>
      <w:r>
        <w:rPr>
          <w:rFonts w:hint="eastAsia"/>
          <w:sz w:val="24"/>
        </w:rPr>
        <w:t>_</w:t>
      </w:r>
      <w:r>
        <w:rPr>
          <w:sz w:val="24"/>
        </w:rPr>
        <w:t>t</w:t>
      </w:r>
      <w:r>
        <w:rPr>
          <w:rFonts w:hint="eastAsia"/>
          <w:sz w:val="24"/>
        </w:rPr>
        <w:t xml:space="preserve">3, </w:t>
      </w:r>
      <w:r>
        <w:rPr>
          <w:sz w:val="24"/>
        </w:rPr>
        <w:t>status</w:t>
      </w:r>
      <w:r>
        <w:rPr>
          <w:rFonts w:hint="eastAsia"/>
          <w:sz w:val="24"/>
        </w:rPr>
        <w:t xml:space="preserve">, </w:t>
      </w:r>
      <w:r>
        <w:rPr>
          <w:sz w:val="24"/>
        </w:rPr>
        <w:t>created</w:t>
      </w:r>
      <w:r>
        <w:rPr>
          <w:rFonts w:hint="eastAsia"/>
          <w:sz w:val="24"/>
        </w:rPr>
        <w:t>_</w:t>
      </w:r>
      <w:r>
        <w:rPr>
          <w:sz w:val="24"/>
        </w:rPr>
        <w:t>at</w:t>
      </w:r>
      <w:r>
        <w:rPr>
          <w:rFonts w:hint="eastAsia"/>
          <w:sz w:val="24"/>
        </w:rPr>
        <w:t>)存储每次斗兽场运行的配置信息。包括三位</w:t>
      </w:r>
      <w:r>
        <w:rPr>
          <w:sz w:val="24"/>
        </w:rPr>
        <w:t>AI</w:t>
      </w:r>
      <w:r>
        <w:rPr>
          <w:rFonts w:hint="eastAsia"/>
          <w:sz w:val="24"/>
        </w:rPr>
        <w:t>的角色设定、总轮数、三种代币的初始分配数量以及运行状态。</w:t>
      </w:r>
    </w:p>
    <w:p w14:paraId="2A9DCBB7">
      <w:pPr>
        <w:jc w:val="center"/>
        <w:rPr>
          <w:rFonts w:hint="default"/>
          <w:lang w:val="en-US" w:eastAsia="zh-CN"/>
        </w:rPr>
      </w:pPr>
      <w:r>
        <w:rPr>
          <w:rFonts w:hint="eastAsia"/>
          <w:lang w:val="en-US" w:eastAsia="zh-CN"/>
        </w:rPr>
        <w:t>表</w:t>
      </w:r>
      <w:r>
        <w:rPr>
          <w:rFonts w:hint="eastAsia"/>
          <w:lang w:val="en-US" w:eastAsia="zh-CN"/>
        </w:rPr>
        <w:t>4.12 arena_config</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7"/>
        <w:gridCol w:w="1286"/>
        <w:gridCol w:w="482"/>
        <w:gridCol w:w="3681"/>
      </w:tblGrid>
      <w:tr w14:paraId="688ACA9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0075C4B">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4BCDC344">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19471912">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614F527F">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071DF92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25C034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round_id</w:t>
            </w:r>
          </w:p>
        </w:tc>
        <w:tc>
          <w:tcPr>
            <w:tcW w:w="0" w:type="auto"/>
            <w:tcBorders>
              <w:bottom w:val="single" w:color="DCDFE5" w:sz="6" w:space="0"/>
            </w:tcBorders>
            <w:shd w:val="clear"/>
            <w:vAlign w:val="center"/>
          </w:tcPr>
          <w:p w14:paraId="5470441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04E7F4A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2D98A8B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轮次唯一ID，主键</w:t>
            </w:r>
          </w:p>
        </w:tc>
      </w:tr>
      <w:tr w14:paraId="3DE9ED6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DF156D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config_id</w:t>
            </w:r>
          </w:p>
        </w:tc>
        <w:tc>
          <w:tcPr>
            <w:tcW w:w="0" w:type="auto"/>
            <w:tcBorders>
              <w:bottom w:val="single" w:color="DCDFE5" w:sz="6" w:space="0"/>
            </w:tcBorders>
            <w:shd w:val="clear"/>
            <w:vAlign w:val="center"/>
          </w:tcPr>
          <w:p w14:paraId="2509DA1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4D359E8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2D7F7BE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配置ID，外键关联 arena_config</w:t>
            </w:r>
          </w:p>
        </w:tc>
      </w:tr>
      <w:tr w14:paraId="4B4286F2">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97F803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round_number</w:t>
            </w:r>
          </w:p>
        </w:tc>
        <w:tc>
          <w:tcPr>
            <w:tcW w:w="0" w:type="auto"/>
            <w:tcBorders>
              <w:bottom w:val="single" w:color="DCDFE5" w:sz="6" w:space="0"/>
            </w:tcBorders>
            <w:shd w:val="clear"/>
            <w:vAlign w:val="center"/>
          </w:tcPr>
          <w:p w14:paraId="670D306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2FB3778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555C3B9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当前轮次序号</w:t>
            </w:r>
          </w:p>
        </w:tc>
      </w:tr>
      <w:tr w14:paraId="3324C4C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84E237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trading_order</w:t>
            </w:r>
          </w:p>
        </w:tc>
        <w:tc>
          <w:tcPr>
            <w:tcW w:w="0" w:type="auto"/>
            <w:tcBorders>
              <w:bottom w:val="single" w:color="DCDFE5" w:sz="6" w:space="0"/>
            </w:tcBorders>
            <w:shd w:val="clear"/>
            <w:vAlign w:val="center"/>
          </w:tcPr>
          <w:p w14:paraId="78CDED2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33B2045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50</w:t>
            </w:r>
          </w:p>
        </w:tc>
        <w:tc>
          <w:tcPr>
            <w:tcW w:w="0" w:type="auto"/>
            <w:tcBorders>
              <w:bottom w:val="single" w:color="DCDFE5" w:sz="6" w:space="0"/>
            </w:tcBorders>
            <w:shd w:val="clear"/>
            <w:vAlign w:val="center"/>
          </w:tcPr>
          <w:p w14:paraId="2B69008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三位AI在本轮的交易顺序（如 1,3,2）</w:t>
            </w:r>
          </w:p>
        </w:tc>
      </w:tr>
      <w:tr w14:paraId="3022486C">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6B5A07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start_time</w:t>
            </w:r>
          </w:p>
        </w:tc>
        <w:tc>
          <w:tcPr>
            <w:tcW w:w="0" w:type="auto"/>
            <w:tcBorders>
              <w:bottom w:val="single" w:color="DCDFE5" w:sz="6" w:space="0"/>
            </w:tcBorders>
            <w:shd w:val="clear"/>
            <w:vAlign w:val="center"/>
          </w:tcPr>
          <w:p w14:paraId="694FC0B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TIMESTAMP</w:t>
            </w:r>
          </w:p>
        </w:tc>
        <w:tc>
          <w:tcPr>
            <w:tcW w:w="0" w:type="auto"/>
            <w:tcBorders>
              <w:bottom w:val="single" w:color="DCDFE5" w:sz="6" w:space="0"/>
            </w:tcBorders>
            <w:shd w:val="clear"/>
            <w:vAlign w:val="center"/>
          </w:tcPr>
          <w:p w14:paraId="726E3B4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single" w:color="DCDFE5" w:sz="6" w:space="0"/>
            </w:tcBorders>
            <w:shd w:val="clear"/>
            <w:vAlign w:val="center"/>
          </w:tcPr>
          <w:p w14:paraId="2FDDACB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本轮开始时间</w:t>
            </w:r>
          </w:p>
        </w:tc>
      </w:tr>
      <w:tr w14:paraId="219443B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6A12387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end_time</w:t>
            </w:r>
          </w:p>
        </w:tc>
        <w:tc>
          <w:tcPr>
            <w:tcW w:w="0" w:type="auto"/>
            <w:tcBorders>
              <w:bottom w:val="nil"/>
            </w:tcBorders>
            <w:shd w:val="clear"/>
            <w:vAlign w:val="center"/>
          </w:tcPr>
          <w:p w14:paraId="38A4CCC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TIMESTAMP</w:t>
            </w:r>
          </w:p>
        </w:tc>
        <w:tc>
          <w:tcPr>
            <w:tcW w:w="0" w:type="auto"/>
            <w:tcBorders>
              <w:bottom w:val="nil"/>
            </w:tcBorders>
            <w:shd w:val="clear"/>
            <w:vAlign w:val="center"/>
          </w:tcPr>
          <w:p w14:paraId="07AAC64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nil"/>
            </w:tcBorders>
            <w:shd w:val="clear"/>
            <w:vAlign w:val="center"/>
          </w:tcPr>
          <w:p w14:paraId="753EC1B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本轮结束时间</w:t>
            </w:r>
          </w:p>
        </w:tc>
      </w:tr>
    </w:tbl>
    <w:p w14:paraId="35D46074">
      <w:pPr>
        <w:spacing w:line="400" w:lineRule="exact"/>
        <w:ind w:firstLine="480" w:firstLineChars="200"/>
        <w:rPr>
          <w:rFonts w:hint="eastAsia"/>
          <w:sz w:val="24"/>
        </w:rPr>
      </w:pPr>
    </w:p>
    <w:p w14:paraId="623DF88A">
      <w:pPr>
        <w:spacing w:line="400" w:lineRule="exact"/>
        <w:ind w:firstLine="480" w:firstLineChars="200"/>
        <w:rPr>
          <w:rFonts w:hint="eastAsia"/>
          <w:sz w:val="24"/>
        </w:rPr>
      </w:pPr>
    </w:p>
    <w:p w14:paraId="29FE8149">
      <w:pPr>
        <w:spacing w:line="400" w:lineRule="exact"/>
        <w:ind w:firstLine="480" w:firstLineChars="200"/>
        <w:rPr>
          <w:rFonts w:hint="eastAsia"/>
          <w:sz w:val="24"/>
        </w:rPr>
      </w:pPr>
      <w:r>
        <w:rPr>
          <w:sz w:val="24"/>
        </w:rPr>
        <w:t>arena</w:t>
      </w:r>
      <w:r>
        <w:rPr>
          <w:rFonts w:hint="eastAsia"/>
          <w:sz w:val="24"/>
        </w:rPr>
        <w:t>_</w:t>
      </w:r>
      <w:r>
        <w:rPr>
          <w:sz w:val="24"/>
        </w:rPr>
        <w:t>ai</w:t>
      </w:r>
      <w:r>
        <w:rPr>
          <w:rFonts w:hint="eastAsia"/>
          <w:sz w:val="24"/>
        </w:rPr>
        <w:t>_</w:t>
      </w:r>
      <w:r>
        <w:rPr>
          <w:sz w:val="24"/>
        </w:rPr>
        <w:t>state</w:t>
      </w:r>
      <w:r>
        <w:rPr>
          <w:rFonts w:hint="eastAsia"/>
          <w:sz w:val="24"/>
        </w:rPr>
        <w:t>(</w:t>
      </w:r>
      <w:r>
        <w:rPr>
          <w:sz w:val="24"/>
          <w:u w:val="single"/>
        </w:rPr>
        <w:t>state</w:t>
      </w:r>
      <w:r>
        <w:rPr>
          <w:rFonts w:hint="eastAsia"/>
          <w:sz w:val="24"/>
          <w:u w:val="single"/>
        </w:rPr>
        <w:t>_</w:t>
      </w:r>
      <w:r>
        <w:rPr>
          <w:sz w:val="24"/>
          <w:u w:val="single"/>
        </w:rPr>
        <w:t>id</w:t>
      </w:r>
      <w:r>
        <w:rPr>
          <w:rFonts w:hint="eastAsia"/>
          <w:sz w:val="24"/>
          <w:u w:val="single"/>
        </w:rPr>
        <w:t>,</w:t>
      </w:r>
      <w:r>
        <w:rPr>
          <w:sz w:val="24"/>
        </w:rPr>
        <w:t>config</w:t>
      </w:r>
      <w:r>
        <w:rPr>
          <w:rFonts w:hint="eastAsia"/>
          <w:sz w:val="24"/>
        </w:rPr>
        <w:t>_</w:t>
      </w:r>
      <w:r>
        <w:rPr>
          <w:sz w:val="24"/>
        </w:rPr>
        <w:t>id</w:t>
      </w:r>
      <w:r>
        <w:rPr>
          <w:rFonts w:hint="eastAsia"/>
          <w:sz w:val="24"/>
        </w:rPr>
        <w:t xml:space="preserve">, </w:t>
      </w:r>
      <w:r>
        <w:rPr>
          <w:sz w:val="24"/>
        </w:rPr>
        <w:t>trader</w:t>
      </w:r>
      <w:r>
        <w:rPr>
          <w:rFonts w:hint="eastAsia"/>
          <w:sz w:val="24"/>
        </w:rPr>
        <w:t>_</w:t>
      </w:r>
      <w:r>
        <w:rPr>
          <w:sz w:val="24"/>
        </w:rPr>
        <w:t>id</w:t>
      </w:r>
      <w:r>
        <w:rPr>
          <w:rFonts w:hint="eastAsia"/>
          <w:sz w:val="24"/>
        </w:rPr>
        <w:t xml:space="preserve">, </w:t>
      </w:r>
      <w:r>
        <w:rPr>
          <w:sz w:val="24"/>
        </w:rPr>
        <w:t>round</w:t>
      </w:r>
      <w:r>
        <w:rPr>
          <w:rFonts w:hint="eastAsia"/>
          <w:sz w:val="24"/>
        </w:rPr>
        <w:t>_</w:t>
      </w:r>
      <w:r>
        <w:rPr>
          <w:sz w:val="24"/>
        </w:rPr>
        <w:t>number</w:t>
      </w:r>
      <w:r>
        <w:rPr>
          <w:rFonts w:hint="eastAsia"/>
          <w:sz w:val="24"/>
        </w:rPr>
        <w:t xml:space="preserve">, </w:t>
      </w:r>
      <w:r>
        <w:rPr>
          <w:sz w:val="24"/>
        </w:rPr>
        <w:t>t</w:t>
      </w:r>
      <w:r>
        <w:rPr>
          <w:rFonts w:hint="eastAsia"/>
          <w:sz w:val="24"/>
        </w:rPr>
        <w:t>1_</w:t>
      </w:r>
      <w:r>
        <w:rPr>
          <w:sz w:val="24"/>
        </w:rPr>
        <w:t>balance</w:t>
      </w:r>
      <w:r>
        <w:rPr>
          <w:rFonts w:hint="eastAsia"/>
          <w:sz w:val="24"/>
        </w:rPr>
        <w:t xml:space="preserve">, </w:t>
      </w:r>
      <w:r>
        <w:rPr>
          <w:sz w:val="24"/>
        </w:rPr>
        <w:t>t</w:t>
      </w:r>
      <w:r>
        <w:rPr>
          <w:rFonts w:hint="eastAsia"/>
          <w:sz w:val="24"/>
        </w:rPr>
        <w:t>2_</w:t>
      </w:r>
      <w:r>
        <w:rPr>
          <w:sz w:val="24"/>
        </w:rPr>
        <w:t>balance</w:t>
      </w:r>
      <w:r>
        <w:rPr>
          <w:rFonts w:hint="eastAsia"/>
          <w:sz w:val="24"/>
        </w:rPr>
        <w:t xml:space="preserve">, </w:t>
      </w:r>
      <w:r>
        <w:rPr>
          <w:sz w:val="24"/>
        </w:rPr>
        <w:t>t</w:t>
      </w:r>
      <w:r>
        <w:rPr>
          <w:rFonts w:hint="eastAsia"/>
          <w:sz w:val="24"/>
        </w:rPr>
        <w:t>3_</w:t>
      </w:r>
      <w:r>
        <w:rPr>
          <w:sz w:val="24"/>
        </w:rPr>
        <w:t>balance</w:t>
      </w:r>
      <w:r>
        <w:rPr>
          <w:rFonts w:hint="eastAsia"/>
          <w:sz w:val="24"/>
        </w:rPr>
        <w:t xml:space="preserve">, </w:t>
      </w:r>
      <w:r>
        <w:rPr>
          <w:sz w:val="24"/>
        </w:rPr>
        <w:t>set</w:t>
      </w:r>
      <w:r>
        <w:rPr>
          <w:rFonts w:hint="eastAsia"/>
          <w:sz w:val="24"/>
        </w:rPr>
        <w:t>_</w:t>
      </w:r>
      <w:r>
        <w:rPr>
          <w:sz w:val="24"/>
        </w:rPr>
        <w:t>value</w:t>
      </w:r>
      <w:r>
        <w:rPr>
          <w:rFonts w:hint="eastAsia"/>
          <w:sz w:val="24"/>
        </w:rPr>
        <w:t>)资产快照表，记录每轮结束后每位</w:t>
      </w:r>
      <w:r>
        <w:rPr>
          <w:sz w:val="24"/>
        </w:rPr>
        <w:t>AI</w:t>
      </w:r>
      <w:r>
        <w:rPr>
          <w:rFonts w:hint="eastAsia"/>
          <w:sz w:val="24"/>
        </w:rPr>
        <w:t>的代币持仓量和折算后的</w:t>
      </w:r>
      <w:r>
        <w:rPr>
          <w:sz w:val="24"/>
        </w:rPr>
        <w:t>SET</w:t>
      </w:r>
      <w:r>
        <w:rPr>
          <w:rFonts w:hint="eastAsia"/>
          <w:sz w:val="24"/>
        </w:rPr>
        <w:t>总值，用于绘制资产曲线。</w:t>
      </w:r>
    </w:p>
    <w:p w14:paraId="5A372ED9">
      <w:pPr>
        <w:jc w:val="center"/>
        <w:rPr>
          <w:rFonts w:hint="default"/>
          <w:lang w:val="en-US" w:eastAsia="zh-CN"/>
        </w:rPr>
      </w:pPr>
      <w:r>
        <w:rPr>
          <w:rFonts w:hint="eastAsia"/>
          <w:lang w:val="en-US" w:eastAsia="zh-CN"/>
        </w:rPr>
        <w:t>表4.13 arena_ai_state</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7"/>
        <w:gridCol w:w="994"/>
        <w:gridCol w:w="482"/>
        <w:gridCol w:w="3739"/>
      </w:tblGrid>
      <w:tr w14:paraId="386E977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5095B1B">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32F63109">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12ABA477">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3AD2A1A7">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7685EF5C">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330E62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state_id</w:t>
            </w:r>
          </w:p>
        </w:tc>
        <w:tc>
          <w:tcPr>
            <w:tcW w:w="0" w:type="auto"/>
            <w:tcBorders>
              <w:bottom w:val="single" w:color="DCDFE5" w:sz="6" w:space="0"/>
            </w:tcBorders>
            <w:shd w:val="clear"/>
            <w:vAlign w:val="center"/>
          </w:tcPr>
          <w:p w14:paraId="6C1E964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0F337F3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77B2E73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快照唯一ID，主键</w:t>
            </w:r>
          </w:p>
        </w:tc>
      </w:tr>
      <w:tr w14:paraId="4A7932A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4E81BD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config_id</w:t>
            </w:r>
          </w:p>
        </w:tc>
        <w:tc>
          <w:tcPr>
            <w:tcW w:w="0" w:type="auto"/>
            <w:tcBorders>
              <w:bottom w:val="single" w:color="DCDFE5" w:sz="6" w:space="0"/>
            </w:tcBorders>
            <w:shd w:val="clear"/>
            <w:vAlign w:val="center"/>
          </w:tcPr>
          <w:p w14:paraId="5E24265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7553E6B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5A851B2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配置ID，外键关联 arena_config</w:t>
            </w:r>
          </w:p>
        </w:tc>
      </w:tr>
      <w:tr w14:paraId="1BF511E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5FA8A5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trader_id</w:t>
            </w:r>
          </w:p>
        </w:tc>
        <w:tc>
          <w:tcPr>
            <w:tcW w:w="0" w:type="auto"/>
            <w:tcBorders>
              <w:bottom w:val="single" w:color="DCDFE5" w:sz="6" w:space="0"/>
            </w:tcBorders>
            <w:shd w:val="clear"/>
            <w:vAlign w:val="center"/>
          </w:tcPr>
          <w:p w14:paraId="1C572D7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3251E8E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08AE1AB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交易员ID，外键关联 ai_trader</w:t>
            </w:r>
          </w:p>
        </w:tc>
      </w:tr>
      <w:tr w14:paraId="56AA6C1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23484B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round_number</w:t>
            </w:r>
          </w:p>
        </w:tc>
        <w:tc>
          <w:tcPr>
            <w:tcW w:w="0" w:type="auto"/>
            <w:tcBorders>
              <w:bottom w:val="single" w:color="DCDFE5" w:sz="6" w:space="0"/>
            </w:tcBorders>
            <w:shd w:val="clear"/>
            <w:vAlign w:val="center"/>
          </w:tcPr>
          <w:p w14:paraId="5C9FE1D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6AE63C7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6F0B767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当前结算轮次序号</w:t>
            </w:r>
          </w:p>
        </w:tc>
      </w:tr>
      <w:tr w14:paraId="1627BFE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FBE65F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t1_balance</w:t>
            </w:r>
          </w:p>
        </w:tc>
        <w:tc>
          <w:tcPr>
            <w:tcW w:w="0" w:type="auto"/>
            <w:tcBorders>
              <w:bottom w:val="single" w:color="DCDFE5" w:sz="6" w:space="0"/>
            </w:tcBorders>
            <w:shd w:val="clear"/>
            <w:vAlign w:val="center"/>
          </w:tcPr>
          <w:p w14:paraId="6A51901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4656DA1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0550728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本轮结束后代币1的持仓量</w:t>
            </w:r>
          </w:p>
        </w:tc>
      </w:tr>
      <w:tr w14:paraId="03E70C3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3C63AF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t2_balance</w:t>
            </w:r>
          </w:p>
        </w:tc>
        <w:tc>
          <w:tcPr>
            <w:tcW w:w="0" w:type="auto"/>
            <w:tcBorders>
              <w:bottom w:val="single" w:color="DCDFE5" w:sz="6" w:space="0"/>
            </w:tcBorders>
            <w:shd w:val="clear"/>
            <w:vAlign w:val="center"/>
          </w:tcPr>
          <w:p w14:paraId="6A22BE3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2D38867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15F61D5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本轮结束后代币2的持仓量</w:t>
            </w:r>
          </w:p>
        </w:tc>
      </w:tr>
      <w:tr w14:paraId="46BC513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8AFECC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t3_balance</w:t>
            </w:r>
          </w:p>
        </w:tc>
        <w:tc>
          <w:tcPr>
            <w:tcW w:w="0" w:type="auto"/>
            <w:tcBorders>
              <w:bottom w:val="single" w:color="DCDFE5" w:sz="6" w:space="0"/>
            </w:tcBorders>
            <w:shd w:val="clear"/>
            <w:vAlign w:val="center"/>
          </w:tcPr>
          <w:p w14:paraId="35BA90F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232DA61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75EEA03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本轮结束后代币3的持仓量</w:t>
            </w:r>
          </w:p>
        </w:tc>
      </w:tr>
      <w:tr w14:paraId="309850D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71E6E81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set_value</w:t>
            </w:r>
          </w:p>
        </w:tc>
        <w:tc>
          <w:tcPr>
            <w:tcW w:w="0" w:type="auto"/>
            <w:tcBorders>
              <w:bottom w:val="nil"/>
            </w:tcBorders>
            <w:shd w:val="clear"/>
            <w:vAlign w:val="center"/>
          </w:tcPr>
          <w:p w14:paraId="230E206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nil"/>
            </w:tcBorders>
            <w:shd w:val="clear"/>
            <w:vAlign w:val="center"/>
          </w:tcPr>
          <w:p w14:paraId="6E27868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nil"/>
            </w:tcBorders>
            <w:shd w:val="clear"/>
            <w:vAlign w:val="center"/>
          </w:tcPr>
          <w:p w14:paraId="727A781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折算后的SET代币总资产值（绘图用）</w:t>
            </w:r>
          </w:p>
        </w:tc>
      </w:tr>
    </w:tbl>
    <w:p w14:paraId="7F0257F1">
      <w:pPr>
        <w:spacing w:line="400" w:lineRule="exact"/>
        <w:ind w:firstLine="480" w:firstLineChars="200"/>
        <w:rPr>
          <w:rFonts w:hint="eastAsia"/>
          <w:sz w:val="24"/>
        </w:rPr>
      </w:pPr>
    </w:p>
    <w:p w14:paraId="1574EF98">
      <w:pPr>
        <w:spacing w:line="400" w:lineRule="exact"/>
        <w:ind w:firstLine="480" w:firstLineChars="200"/>
        <w:rPr>
          <w:rFonts w:hint="eastAsia"/>
          <w:sz w:val="24"/>
        </w:rPr>
      </w:pPr>
    </w:p>
    <w:p w14:paraId="7EBC1C8A">
      <w:pPr>
        <w:spacing w:line="400" w:lineRule="exact"/>
        <w:ind w:firstLine="480" w:firstLineChars="200"/>
        <w:rPr>
          <w:rFonts w:hint="eastAsia"/>
          <w:sz w:val="24"/>
        </w:rPr>
      </w:pPr>
    </w:p>
    <w:p w14:paraId="23B2A45D">
      <w:pPr>
        <w:ind w:firstLine="480" w:firstLineChars="200"/>
        <w:rPr>
          <w:rFonts w:hint="eastAsia"/>
          <w:sz w:val="24"/>
        </w:rPr>
      </w:pPr>
      <w:r>
        <w:rPr>
          <w:sz w:val="24"/>
        </w:rPr>
        <w:t>token</w:t>
      </w:r>
      <w:r>
        <w:rPr>
          <w:rFonts w:hint="eastAsia"/>
          <w:sz w:val="24"/>
        </w:rPr>
        <w:t>_</w:t>
      </w:r>
      <w:r>
        <w:rPr>
          <w:sz w:val="24"/>
        </w:rPr>
        <w:t>price</w:t>
      </w:r>
      <w:r>
        <w:rPr>
          <w:rFonts w:hint="eastAsia"/>
          <w:sz w:val="24"/>
        </w:rPr>
        <w:t>（</w:t>
      </w:r>
      <w:r>
        <w:rPr>
          <w:sz w:val="24"/>
          <w:u w:val="single"/>
        </w:rPr>
        <w:t>price</w:t>
      </w:r>
      <w:r>
        <w:rPr>
          <w:rFonts w:hint="eastAsia"/>
          <w:sz w:val="24"/>
          <w:u w:val="single"/>
        </w:rPr>
        <w:t>_</w:t>
      </w:r>
      <w:r>
        <w:rPr>
          <w:sz w:val="24"/>
          <w:u w:val="single"/>
        </w:rPr>
        <w:t>id</w:t>
      </w:r>
      <w:r>
        <w:rPr>
          <w:rFonts w:hint="eastAsia"/>
          <w:sz w:val="24"/>
        </w:rPr>
        <w:t xml:space="preserve">, </w:t>
      </w:r>
      <w:r>
        <w:rPr>
          <w:sz w:val="24"/>
        </w:rPr>
        <w:t>config</w:t>
      </w:r>
      <w:r>
        <w:rPr>
          <w:rFonts w:hint="eastAsia"/>
          <w:sz w:val="24"/>
        </w:rPr>
        <w:t>_</w:t>
      </w:r>
      <w:r>
        <w:rPr>
          <w:sz w:val="24"/>
        </w:rPr>
        <w:t>id</w:t>
      </w:r>
      <w:r>
        <w:rPr>
          <w:rFonts w:hint="eastAsia"/>
          <w:sz w:val="24"/>
        </w:rPr>
        <w:t xml:space="preserve">, </w:t>
      </w:r>
      <w:r>
        <w:rPr>
          <w:sz w:val="24"/>
        </w:rPr>
        <w:t>round</w:t>
      </w:r>
      <w:r>
        <w:rPr>
          <w:rFonts w:hint="eastAsia"/>
          <w:sz w:val="24"/>
        </w:rPr>
        <w:t>_</w:t>
      </w:r>
      <w:r>
        <w:rPr>
          <w:sz w:val="24"/>
        </w:rPr>
        <w:t>number</w:t>
      </w:r>
      <w:r>
        <w:rPr>
          <w:rFonts w:hint="eastAsia"/>
          <w:sz w:val="24"/>
        </w:rPr>
        <w:t xml:space="preserve">, </w:t>
      </w:r>
      <w:r>
        <w:rPr>
          <w:sz w:val="24"/>
        </w:rPr>
        <w:t>t</w:t>
      </w:r>
      <w:r>
        <w:rPr>
          <w:rFonts w:hint="eastAsia"/>
          <w:sz w:val="24"/>
        </w:rPr>
        <w:t>1_</w:t>
      </w:r>
      <w:r>
        <w:rPr>
          <w:sz w:val="24"/>
        </w:rPr>
        <w:t>price</w:t>
      </w:r>
      <w:r>
        <w:rPr>
          <w:rFonts w:hint="eastAsia"/>
          <w:sz w:val="24"/>
        </w:rPr>
        <w:t xml:space="preserve">, </w:t>
      </w:r>
      <w:r>
        <w:rPr>
          <w:sz w:val="24"/>
        </w:rPr>
        <w:t>t</w:t>
      </w:r>
      <w:r>
        <w:rPr>
          <w:rFonts w:hint="eastAsia"/>
          <w:sz w:val="24"/>
        </w:rPr>
        <w:t>2_</w:t>
      </w:r>
      <w:r>
        <w:rPr>
          <w:sz w:val="24"/>
        </w:rPr>
        <w:t>price</w:t>
      </w:r>
      <w:r>
        <w:rPr>
          <w:rFonts w:hint="eastAsia"/>
          <w:sz w:val="24"/>
        </w:rPr>
        <w:t xml:space="preserve">, </w:t>
      </w:r>
      <w:r>
        <w:rPr>
          <w:sz w:val="24"/>
        </w:rPr>
        <w:t>t</w:t>
      </w:r>
      <w:r>
        <w:rPr>
          <w:rFonts w:hint="eastAsia"/>
          <w:sz w:val="24"/>
        </w:rPr>
        <w:t>3_</w:t>
      </w:r>
      <w:r>
        <w:rPr>
          <w:sz w:val="24"/>
        </w:rPr>
        <w:t>price</w:t>
      </w:r>
      <w:r>
        <w:rPr>
          <w:rFonts w:hint="eastAsia"/>
          <w:sz w:val="24"/>
        </w:rPr>
        <w:t>)记录每轮三种代币相对于</w:t>
      </w:r>
      <w:r>
        <w:rPr>
          <w:sz w:val="24"/>
        </w:rPr>
        <w:t>SET</w:t>
      </w:r>
      <w:r>
        <w:rPr>
          <w:rFonts w:hint="eastAsia"/>
          <w:sz w:val="24"/>
        </w:rPr>
        <w:t>的价格，价格由系统根据交易情况动态计算。</w:t>
      </w:r>
    </w:p>
    <w:p w14:paraId="7B748C01">
      <w:pPr>
        <w:ind w:firstLine="480" w:firstLineChars="200"/>
        <w:rPr>
          <w:rFonts w:hint="eastAsia"/>
          <w:sz w:val="24"/>
        </w:rPr>
      </w:pPr>
    </w:p>
    <w:p w14:paraId="2E93325F">
      <w:pPr>
        <w:jc w:val="center"/>
        <w:rPr>
          <w:rFonts w:hint="default"/>
          <w:lang w:val="en-US" w:eastAsia="zh-CN"/>
        </w:rPr>
      </w:pPr>
      <w:r>
        <w:rPr>
          <w:rFonts w:hint="eastAsia"/>
          <w:lang w:val="en-US" w:eastAsia="zh-CN"/>
        </w:rPr>
        <w:t>表4.14 token_price</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7"/>
        <w:gridCol w:w="994"/>
        <w:gridCol w:w="482"/>
        <w:gridCol w:w="3127"/>
      </w:tblGrid>
      <w:tr w14:paraId="018E0122">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94144EF">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0BD38AFA">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00EF08C5">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3798FF4D">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1EBAF95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4FFA55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price_id</w:t>
            </w:r>
          </w:p>
        </w:tc>
        <w:tc>
          <w:tcPr>
            <w:tcW w:w="0" w:type="auto"/>
            <w:tcBorders>
              <w:bottom w:val="single" w:color="DCDFE5" w:sz="6" w:space="0"/>
            </w:tcBorders>
            <w:shd w:val="clear"/>
            <w:vAlign w:val="center"/>
          </w:tcPr>
          <w:p w14:paraId="6DB687D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2E1CBD3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2162C1F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价格记录唯一ID，主键</w:t>
            </w:r>
          </w:p>
        </w:tc>
      </w:tr>
      <w:tr w14:paraId="71C08B3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D56F2E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config_id</w:t>
            </w:r>
          </w:p>
        </w:tc>
        <w:tc>
          <w:tcPr>
            <w:tcW w:w="0" w:type="auto"/>
            <w:tcBorders>
              <w:bottom w:val="single" w:color="DCDFE5" w:sz="6" w:space="0"/>
            </w:tcBorders>
            <w:shd w:val="clear"/>
            <w:vAlign w:val="center"/>
          </w:tcPr>
          <w:p w14:paraId="04933A6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077D1FE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29F16E8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配置ID，外键关联 arena_config</w:t>
            </w:r>
          </w:p>
        </w:tc>
      </w:tr>
      <w:tr w14:paraId="5538828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FE3355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round_number</w:t>
            </w:r>
          </w:p>
        </w:tc>
        <w:tc>
          <w:tcPr>
            <w:tcW w:w="0" w:type="auto"/>
            <w:tcBorders>
              <w:bottom w:val="single" w:color="DCDFE5" w:sz="6" w:space="0"/>
            </w:tcBorders>
            <w:shd w:val="clear"/>
            <w:vAlign w:val="center"/>
          </w:tcPr>
          <w:p w14:paraId="296A323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INT</w:t>
            </w:r>
          </w:p>
        </w:tc>
        <w:tc>
          <w:tcPr>
            <w:tcW w:w="0" w:type="auto"/>
            <w:tcBorders>
              <w:bottom w:val="single" w:color="DCDFE5" w:sz="6" w:space="0"/>
            </w:tcBorders>
            <w:shd w:val="clear"/>
            <w:vAlign w:val="center"/>
          </w:tcPr>
          <w:p w14:paraId="5A02358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11</w:t>
            </w:r>
          </w:p>
        </w:tc>
        <w:tc>
          <w:tcPr>
            <w:tcW w:w="0" w:type="auto"/>
            <w:tcBorders>
              <w:bottom w:val="single" w:color="DCDFE5" w:sz="6" w:space="0"/>
            </w:tcBorders>
            <w:shd w:val="clear"/>
            <w:vAlign w:val="center"/>
          </w:tcPr>
          <w:p w14:paraId="7E34B43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当前轮次序号</w:t>
            </w:r>
          </w:p>
        </w:tc>
      </w:tr>
      <w:tr w14:paraId="65AB524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A8F654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t1_price</w:t>
            </w:r>
          </w:p>
        </w:tc>
        <w:tc>
          <w:tcPr>
            <w:tcW w:w="0" w:type="auto"/>
            <w:tcBorders>
              <w:bottom w:val="single" w:color="DCDFE5" w:sz="6" w:space="0"/>
            </w:tcBorders>
            <w:shd w:val="clear"/>
            <w:vAlign w:val="center"/>
          </w:tcPr>
          <w:p w14:paraId="472AB29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2F59078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650091D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代币1相对于SET的动态价格</w:t>
            </w:r>
          </w:p>
        </w:tc>
      </w:tr>
      <w:tr w14:paraId="19694CB4">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CA7855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t2_price</w:t>
            </w:r>
          </w:p>
        </w:tc>
        <w:tc>
          <w:tcPr>
            <w:tcW w:w="0" w:type="auto"/>
            <w:tcBorders>
              <w:bottom w:val="single" w:color="DCDFE5" w:sz="6" w:space="0"/>
            </w:tcBorders>
            <w:shd w:val="clear"/>
            <w:vAlign w:val="center"/>
          </w:tcPr>
          <w:p w14:paraId="4B2510B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4B0B92D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single" w:color="DCDFE5" w:sz="6" w:space="0"/>
            </w:tcBorders>
            <w:shd w:val="clear"/>
            <w:vAlign w:val="center"/>
          </w:tcPr>
          <w:p w14:paraId="1A932A9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代币2相对于SET的动态价格</w:t>
            </w:r>
          </w:p>
        </w:tc>
      </w:tr>
      <w:tr w14:paraId="522D4FB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4077A08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t3_price</w:t>
            </w:r>
          </w:p>
        </w:tc>
        <w:tc>
          <w:tcPr>
            <w:tcW w:w="0" w:type="auto"/>
            <w:tcBorders>
              <w:bottom w:val="nil"/>
            </w:tcBorders>
            <w:shd w:val="clear"/>
            <w:vAlign w:val="center"/>
          </w:tcPr>
          <w:p w14:paraId="24267407">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nil"/>
            </w:tcBorders>
            <w:shd w:val="clear"/>
            <w:vAlign w:val="center"/>
          </w:tcPr>
          <w:p w14:paraId="1E77ECE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18,4</w:t>
            </w:r>
          </w:p>
        </w:tc>
        <w:tc>
          <w:tcPr>
            <w:tcW w:w="0" w:type="auto"/>
            <w:tcBorders>
              <w:bottom w:val="nil"/>
            </w:tcBorders>
            <w:shd w:val="clear"/>
            <w:vAlign w:val="center"/>
          </w:tcPr>
          <w:p w14:paraId="733FDC7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代币3相对于SET的动态价格</w:t>
            </w:r>
          </w:p>
        </w:tc>
      </w:tr>
    </w:tbl>
    <w:p w14:paraId="143682B3">
      <w:pPr>
        <w:ind w:firstLine="480" w:firstLineChars="200"/>
        <w:rPr>
          <w:rFonts w:hint="eastAsia"/>
          <w:sz w:val="24"/>
        </w:rPr>
      </w:pPr>
    </w:p>
    <w:p w14:paraId="2A09BFDF">
      <w:pPr>
        <w:ind w:firstLine="480" w:firstLineChars="200"/>
        <w:rPr>
          <w:rFonts w:hint="eastAsia"/>
          <w:sz w:val="24"/>
        </w:rPr>
      </w:pPr>
    </w:p>
    <w:p w14:paraId="17584B45">
      <w:pPr>
        <w:spacing w:line="400" w:lineRule="exact"/>
        <w:outlineLvl w:val="2"/>
        <w:rPr>
          <w:rFonts w:hint="eastAsia" w:ascii="黑体" w:hAnsi="黑体" w:eastAsia="黑体" w:cs="黑体"/>
          <w:sz w:val="28"/>
          <w:szCs w:val="28"/>
        </w:rPr>
      </w:pPr>
      <w:bookmarkStart w:id="39" w:name="_Toc262"/>
      <w:r>
        <w:rPr>
          <w:rFonts w:hint="eastAsia" w:ascii="黑体" w:hAnsi="黑体" w:eastAsia="黑体" w:cs="黑体"/>
          <w:sz w:val="28"/>
          <w:szCs w:val="28"/>
        </w:rPr>
        <w:t>4.4.4 区块链流水表</w:t>
      </w:r>
      <w:bookmarkEnd w:id="39"/>
    </w:p>
    <w:p w14:paraId="314C547C">
      <w:pPr>
        <w:spacing w:line="400" w:lineRule="exact"/>
        <w:ind w:firstLine="480" w:firstLineChars="200"/>
        <w:rPr>
          <w:rFonts w:hint="eastAsia"/>
          <w:sz w:val="24"/>
        </w:rPr>
      </w:pPr>
      <w:r>
        <w:rPr>
          <w:sz w:val="24"/>
        </w:rPr>
        <w:t>blockchain</w:t>
      </w:r>
      <w:r>
        <w:rPr>
          <w:rFonts w:hint="eastAsia"/>
          <w:sz w:val="24"/>
        </w:rPr>
        <w:t>_</w:t>
      </w:r>
      <w:r>
        <w:rPr>
          <w:sz w:val="24"/>
        </w:rPr>
        <w:t>tx</w:t>
      </w:r>
      <w:r>
        <w:rPr>
          <w:rFonts w:hint="eastAsia"/>
          <w:sz w:val="24"/>
        </w:rPr>
        <w:t>（</w:t>
      </w:r>
      <w:r>
        <w:rPr>
          <w:sz w:val="24"/>
        </w:rPr>
        <w:t>tx</w:t>
      </w:r>
      <w:r>
        <w:rPr>
          <w:rFonts w:hint="eastAsia"/>
          <w:sz w:val="24"/>
        </w:rPr>
        <w:t>_</w:t>
      </w:r>
      <w:r>
        <w:rPr>
          <w:sz w:val="24"/>
        </w:rPr>
        <w:t>id</w:t>
      </w:r>
      <w:r>
        <w:rPr>
          <w:rFonts w:hint="eastAsia"/>
          <w:sz w:val="24"/>
        </w:rPr>
        <w:t xml:space="preserve">, </w:t>
      </w:r>
      <w:r>
        <w:rPr>
          <w:sz w:val="24"/>
        </w:rPr>
        <w:t>tx</w:t>
      </w:r>
      <w:r>
        <w:rPr>
          <w:rFonts w:hint="eastAsia"/>
          <w:sz w:val="24"/>
        </w:rPr>
        <w:t>_</w:t>
      </w:r>
      <w:r>
        <w:rPr>
          <w:sz w:val="24"/>
        </w:rPr>
        <w:t>hash</w:t>
      </w:r>
      <w:r>
        <w:rPr>
          <w:rFonts w:hint="eastAsia"/>
          <w:sz w:val="24"/>
        </w:rPr>
        <w:t xml:space="preserve">, </w:t>
      </w:r>
      <w:r>
        <w:rPr>
          <w:sz w:val="24"/>
        </w:rPr>
        <w:t>from</w:t>
      </w:r>
      <w:r>
        <w:rPr>
          <w:rFonts w:hint="eastAsia"/>
          <w:sz w:val="24"/>
        </w:rPr>
        <w:t>_</w:t>
      </w:r>
      <w:r>
        <w:rPr>
          <w:sz w:val="24"/>
        </w:rPr>
        <w:t>address</w:t>
      </w:r>
      <w:r>
        <w:rPr>
          <w:rFonts w:hint="eastAsia"/>
          <w:sz w:val="24"/>
        </w:rPr>
        <w:t xml:space="preserve">, </w:t>
      </w:r>
      <w:r>
        <w:rPr>
          <w:sz w:val="24"/>
        </w:rPr>
        <w:t>to</w:t>
      </w:r>
      <w:r>
        <w:rPr>
          <w:rFonts w:hint="eastAsia"/>
          <w:sz w:val="24"/>
        </w:rPr>
        <w:t>_</w:t>
      </w:r>
      <w:r>
        <w:rPr>
          <w:sz w:val="24"/>
        </w:rPr>
        <w:t>address</w:t>
      </w:r>
      <w:r>
        <w:rPr>
          <w:rFonts w:hint="eastAsia"/>
          <w:sz w:val="24"/>
        </w:rPr>
        <w:t xml:space="preserve">, </w:t>
      </w:r>
      <w:r>
        <w:rPr>
          <w:sz w:val="24"/>
        </w:rPr>
        <w:t>token</w:t>
      </w:r>
      <w:r>
        <w:rPr>
          <w:rFonts w:hint="eastAsia"/>
          <w:sz w:val="24"/>
        </w:rPr>
        <w:t>_</w:t>
      </w:r>
      <w:r>
        <w:rPr>
          <w:sz w:val="24"/>
        </w:rPr>
        <w:t>type</w:t>
      </w:r>
      <w:r>
        <w:rPr>
          <w:rFonts w:hint="eastAsia"/>
          <w:sz w:val="24"/>
        </w:rPr>
        <w:t xml:space="preserve">, </w:t>
      </w:r>
      <w:r>
        <w:rPr>
          <w:sz w:val="24"/>
        </w:rPr>
        <w:t>amount</w:t>
      </w:r>
      <w:r>
        <w:rPr>
          <w:rFonts w:hint="eastAsia"/>
          <w:sz w:val="24"/>
        </w:rPr>
        <w:t xml:space="preserve">, </w:t>
      </w:r>
      <w:r>
        <w:rPr>
          <w:sz w:val="24"/>
        </w:rPr>
        <w:t>round</w:t>
      </w:r>
      <w:r>
        <w:rPr>
          <w:rFonts w:hint="eastAsia"/>
          <w:sz w:val="24"/>
        </w:rPr>
        <w:t>_</w:t>
      </w:r>
      <w:r>
        <w:rPr>
          <w:sz w:val="24"/>
        </w:rPr>
        <w:t>id</w:t>
      </w:r>
      <w:r>
        <w:rPr>
          <w:rFonts w:hint="eastAsia"/>
          <w:sz w:val="24"/>
        </w:rPr>
        <w:t xml:space="preserve">, </w:t>
      </w:r>
      <w:r>
        <w:rPr>
          <w:sz w:val="24"/>
        </w:rPr>
        <w:t>created</w:t>
      </w:r>
      <w:r>
        <w:rPr>
          <w:rFonts w:hint="eastAsia"/>
          <w:sz w:val="24"/>
        </w:rPr>
        <w:t>_</w:t>
      </w:r>
      <w:r>
        <w:rPr>
          <w:sz w:val="24"/>
        </w:rPr>
        <w:t>at</w:t>
      </w:r>
      <w:r>
        <w:rPr>
          <w:rFonts w:hint="eastAsia"/>
          <w:sz w:val="24"/>
        </w:rPr>
        <w:t>）记录测试链上发生的每一笔代币转账，便于前端展示交易记录。</w:t>
      </w:r>
    </w:p>
    <w:p w14:paraId="728D6DC7">
      <w:pPr>
        <w:spacing w:line="400" w:lineRule="exact"/>
        <w:ind w:firstLine="480" w:firstLineChars="200"/>
        <w:rPr>
          <w:rFonts w:hint="eastAsia"/>
          <w:sz w:val="24"/>
        </w:rPr>
      </w:pPr>
    </w:p>
    <w:p w14:paraId="1A6EDB2C">
      <w:pPr>
        <w:spacing w:line="400" w:lineRule="exact"/>
        <w:ind w:firstLine="480" w:firstLineChars="200"/>
        <w:rPr>
          <w:rFonts w:hint="eastAsia"/>
          <w:sz w:val="24"/>
        </w:rPr>
      </w:pPr>
    </w:p>
    <w:p w14:paraId="7970D7D9">
      <w:pPr>
        <w:spacing w:line="400" w:lineRule="exact"/>
        <w:ind w:firstLine="480" w:firstLineChars="200"/>
        <w:rPr>
          <w:rFonts w:hint="eastAsia"/>
          <w:sz w:val="24"/>
        </w:rPr>
      </w:pPr>
    </w:p>
    <w:p w14:paraId="52A0F8C5">
      <w:pPr>
        <w:spacing w:line="400" w:lineRule="exact"/>
        <w:ind w:firstLine="480" w:firstLineChars="200"/>
        <w:rPr>
          <w:rFonts w:hint="eastAsia"/>
          <w:sz w:val="24"/>
        </w:rPr>
      </w:pPr>
    </w:p>
    <w:p w14:paraId="54F4B645">
      <w:pPr>
        <w:jc w:val="center"/>
        <w:rPr>
          <w:rFonts w:hint="default"/>
          <w:lang w:val="en-US" w:eastAsia="zh-CN"/>
        </w:rPr>
      </w:pPr>
      <w:r>
        <w:rPr>
          <w:rFonts w:hint="eastAsia"/>
          <w:lang w:val="en-US" w:eastAsia="zh-CN"/>
        </w:rPr>
        <w:t>表4.15 blockchain_tx</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4"/>
        <w:gridCol w:w="1286"/>
        <w:gridCol w:w="482"/>
        <w:gridCol w:w="4364"/>
      </w:tblGrid>
      <w:tr w14:paraId="678489C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10DDB33">
            <w:pPr>
              <w:keepNext w:val="0"/>
              <w:keepLines w:val="0"/>
              <w:widowControl/>
              <w:suppressLineNumbers w:val="0"/>
              <w:spacing w:before="0" w:beforeAutospacing="0" w:after="0" w:afterAutospacing="0"/>
              <w:ind w:left="0" w:right="0"/>
              <w:jc w:val="center"/>
              <w:rPr>
                <w:rFonts w:ascii="Arial" w:hAnsi="Arial" w:cs="Arial"/>
                <w:b/>
                <w:bCs/>
                <w:sz w:val="21"/>
                <w:szCs w:val="21"/>
                <w:u w:val="none"/>
              </w:rPr>
            </w:pPr>
            <w:r>
              <w:rPr>
                <w:rFonts w:hint="default" w:ascii="Arial" w:hAnsi="Arial" w:eastAsia="宋体" w:cs="Arial"/>
                <w:b/>
                <w:bCs/>
                <w:kern w:val="0"/>
                <w:sz w:val="21"/>
                <w:szCs w:val="21"/>
                <w:u w:val="none"/>
                <w:lang w:val="en-US" w:eastAsia="zh-CN" w:bidi="ar"/>
              </w:rPr>
              <w:t>字段名</w:t>
            </w:r>
          </w:p>
        </w:tc>
        <w:tc>
          <w:tcPr>
            <w:tcW w:w="0" w:type="auto"/>
            <w:tcBorders>
              <w:bottom w:val="single" w:color="DCDFE5" w:sz="6" w:space="0"/>
            </w:tcBorders>
            <w:shd w:val="clear"/>
            <w:vAlign w:val="center"/>
          </w:tcPr>
          <w:p w14:paraId="48EBAB4C">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类型</w:t>
            </w:r>
          </w:p>
        </w:tc>
        <w:tc>
          <w:tcPr>
            <w:tcW w:w="0" w:type="auto"/>
            <w:tcBorders>
              <w:bottom w:val="single" w:color="DCDFE5" w:sz="6" w:space="0"/>
            </w:tcBorders>
            <w:shd w:val="clear"/>
            <w:vAlign w:val="center"/>
          </w:tcPr>
          <w:p w14:paraId="1E3BE4D2">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长度</w:t>
            </w:r>
          </w:p>
        </w:tc>
        <w:tc>
          <w:tcPr>
            <w:tcW w:w="0" w:type="auto"/>
            <w:tcBorders>
              <w:bottom w:val="single" w:color="DCDFE5" w:sz="6" w:space="0"/>
            </w:tcBorders>
            <w:shd w:val="clear"/>
            <w:vAlign w:val="center"/>
          </w:tcPr>
          <w:p w14:paraId="5EB9D626">
            <w:pPr>
              <w:keepNext w:val="0"/>
              <w:keepLines w:val="0"/>
              <w:widowControl/>
              <w:suppressLineNumbers w:val="0"/>
              <w:spacing w:before="0" w:beforeAutospacing="0" w:after="0" w:afterAutospacing="0"/>
              <w:ind w:left="0" w:right="0"/>
              <w:jc w:val="center"/>
              <w:rPr>
                <w:rFonts w:hint="default" w:ascii="Arial" w:hAnsi="Arial" w:cs="Arial"/>
                <w:b/>
                <w:bCs/>
                <w:sz w:val="21"/>
                <w:szCs w:val="21"/>
                <w:u w:val="none"/>
              </w:rPr>
            </w:pPr>
            <w:r>
              <w:rPr>
                <w:rFonts w:hint="default" w:ascii="Arial" w:hAnsi="Arial" w:eastAsia="宋体" w:cs="Arial"/>
                <w:b/>
                <w:bCs/>
                <w:kern w:val="0"/>
                <w:sz w:val="21"/>
                <w:szCs w:val="21"/>
                <w:u w:val="none"/>
                <w:lang w:val="en-US" w:eastAsia="zh-CN" w:bidi="ar"/>
              </w:rPr>
              <w:t>含义</w:t>
            </w:r>
          </w:p>
        </w:tc>
      </w:tr>
      <w:tr w14:paraId="70AF9B4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7DF708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tx_id</w:t>
            </w:r>
          </w:p>
        </w:tc>
        <w:tc>
          <w:tcPr>
            <w:tcW w:w="0" w:type="auto"/>
            <w:tcBorders>
              <w:bottom w:val="single" w:color="DCDFE5" w:sz="6" w:space="0"/>
            </w:tcBorders>
            <w:shd w:val="clear"/>
            <w:vAlign w:val="center"/>
          </w:tcPr>
          <w:p w14:paraId="7286042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39CBB36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0103284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流水唯一自增ID，主键</w:t>
            </w:r>
          </w:p>
        </w:tc>
      </w:tr>
      <w:tr w14:paraId="66EE967D">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335D59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tx_hash</w:t>
            </w:r>
          </w:p>
        </w:tc>
        <w:tc>
          <w:tcPr>
            <w:tcW w:w="0" w:type="auto"/>
            <w:tcBorders>
              <w:bottom w:val="single" w:color="DCDFE5" w:sz="6" w:space="0"/>
            </w:tcBorders>
            <w:shd w:val="clear"/>
            <w:vAlign w:val="center"/>
          </w:tcPr>
          <w:p w14:paraId="6E953C0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4984B794">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66</w:t>
            </w:r>
          </w:p>
        </w:tc>
        <w:tc>
          <w:tcPr>
            <w:tcW w:w="0" w:type="auto"/>
            <w:tcBorders>
              <w:bottom w:val="single" w:color="DCDFE5" w:sz="6" w:space="0"/>
            </w:tcBorders>
            <w:shd w:val="clear"/>
            <w:vAlign w:val="center"/>
          </w:tcPr>
          <w:p w14:paraId="46E0120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测试链上的交易哈希值值 (0x...)</w:t>
            </w:r>
          </w:p>
        </w:tc>
      </w:tr>
      <w:tr w14:paraId="227DC9F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C74B82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from_address</w:t>
            </w:r>
          </w:p>
        </w:tc>
        <w:tc>
          <w:tcPr>
            <w:tcW w:w="0" w:type="auto"/>
            <w:tcBorders>
              <w:bottom w:val="single" w:color="DCDFE5" w:sz="6" w:space="0"/>
            </w:tcBorders>
            <w:shd w:val="clear"/>
            <w:vAlign w:val="center"/>
          </w:tcPr>
          <w:p w14:paraId="1AE4FADB">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4A22FCD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42</w:t>
            </w:r>
          </w:p>
        </w:tc>
        <w:tc>
          <w:tcPr>
            <w:tcW w:w="0" w:type="auto"/>
            <w:tcBorders>
              <w:bottom w:val="single" w:color="DCDFE5" w:sz="6" w:space="0"/>
            </w:tcBorders>
            <w:shd w:val="clear"/>
            <w:vAlign w:val="center"/>
          </w:tcPr>
          <w:p w14:paraId="53D35C1D">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转出方钱包地址</w:t>
            </w:r>
          </w:p>
        </w:tc>
      </w:tr>
      <w:tr w14:paraId="2A97E25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0F60DD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to_address</w:t>
            </w:r>
          </w:p>
        </w:tc>
        <w:tc>
          <w:tcPr>
            <w:tcW w:w="0" w:type="auto"/>
            <w:tcBorders>
              <w:bottom w:val="single" w:color="DCDFE5" w:sz="6" w:space="0"/>
            </w:tcBorders>
            <w:shd w:val="clear"/>
            <w:vAlign w:val="center"/>
          </w:tcPr>
          <w:p w14:paraId="40BFC88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209500F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42</w:t>
            </w:r>
          </w:p>
        </w:tc>
        <w:tc>
          <w:tcPr>
            <w:tcW w:w="0" w:type="auto"/>
            <w:tcBorders>
              <w:bottom w:val="single" w:color="DCDFE5" w:sz="6" w:space="0"/>
            </w:tcBorders>
            <w:shd w:val="clear"/>
            <w:vAlign w:val="center"/>
          </w:tcPr>
          <w:p w14:paraId="18AC2E36">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转入方钱包地址</w:t>
            </w:r>
          </w:p>
        </w:tc>
      </w:tr>
      <w:tr w14:paraId="080816F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6E1CA7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token_type</w:t>
            </w:r>
          </w:p>
        </w:tc>
        <w:tc>
          <w:tcPr>
            <w:tcW w:w="0" w:type="auto"/>
            <w:tcBorders>
              <w:bottom w:val="single" w:color="DCDFE5" w:sz="6" w:space="0"/>
            </w:tcBorders>
            <w:shd w:val="clear"/>
            <w:vAlign w:val="center"/>
          </w:tcPr>
          <w:p w14:paraId="3F13DBD0">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VARCHAR</w:t>
            </w:r>
          </w:p>
        </w:tc>
        <w:tc>
          <w:tcPr>
            <w:tcW w:w="0" w:type="auto"/>
            <w:tcBorders>
              <w:bottom w:val="single" w:color="DCDFE5" w:sz="6" w:space="0"/>
            </w:tcBorders>
            <w:shd w:val="clear"/>
            <w:vAlign w:val="center"/>
          </w:tcPr>
          <w:p w14:paraId="1B15F2D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10</w:t>
            </w:r>
          </w:p>
        </w:tc>
        <w:tc>
          <w:tcPr>
            <w:tcW w:w="0" w:type="auto"/>
            <w:tcBorders>
              <w:bottom w:val="single" w:color="DCDFE5" w:sz="6" w:space="0"/>
            </w:tcBorders>
            <w:shd w:val="clear"/>
            <w:vAlign w:val="center"/>
          </w:tcPr>
          <w:p w14:paraId="73E5670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代币类型（T1, T2, T3, SET）</w:t>
            </w:r>
          </w:p>
        </w:tc>
      </w:tr>
      <w:tr w14:paraId="1D6F2F5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DCA28CC">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amount</w:t>
            </w:r>
          </w:p>
        </w:tc>
        <w:tc>
          <w:tcPr>
            <w:tcW w:w="0" w:type="auto"/>
            <w:tcBorders>
              <w:bottom w:val="single" w:color="DCDFE5" w:sz="6" w:space="0"/>
            </w:tcBorders>
            <w:shd w:val="clear"/>
            <w:vAlign w:val="center"/>
          </w:tcPr>
          <w:p w14:paraId="60521BA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DECIMAL</w:t>
            </w:r>
          </w:p>
        </w:tc>
        <w:tc>
          <w:tcPr>
            <w:tcW w:w="0" w:type="auto"/>
            <w:tcBorders>
              <w:bottom w:val="single" w:color="DCDFE5" w:sz="6" w:space="0"/>
            </w:tcBorders>
            <w:shd w:val="clear"/>
            <w:vAlign w:val="center"/>
          </w:tcPr>
          <w:p w14:paraId="24A8F2C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24,4</w:t>
            </w:r>
          </w:p>
        </w:tc>
        <w:tc>
          <w:tcPr>
            <w:tcW w:w="0" w:type="auto"/>
            <w:tcBorders>
              <w:bottom w:val="single" w:color="DCDFE5" w:sz="6" w:space="0"/>
            </w:tcBorders>
            <w:shd w:val="clear"/>
            <w:vAlign w:val="center"/>
          </w:tcPr>
          <w:p w14:paraId="1C7E477E">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转账代币数量</w:t>
            </w:r>
          </w:p>
        </w:tc>
      </w:tr>
      <w:tr w14:paraId="5E4212E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36F6FE9">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round_id</w:t>
            </w:r>
          </w:p>
        </w:tc>
        <w:tc>
          <w:tcPr>
            <w:tcW w:w="0" w:type="auto"/>
            <w:tcBorders>
              <w:bottom w:val="single" w:color="DCDFE5" w:sz="6" w:space="0"/>
            </w:tcBorders>
            <w:shd w:val="clear"/>
            <w:vAlign w:val="center"/>
          </w:tcPr>
          <w:p w14:paraId="7FE229FF">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BIGINT</w:t>
            </w:r>
          </w:p>
        </w:tc>
        <w:tc>
          <w:tcPr>
            <w:tcW w:w="0" w:type="auto"/>
            <w:tcBorders>
              <w:bottom w:val="single" w:color="DCDFE5" w:sz="6" w:space="0"/>
            </w:tcBorders>
            <w:shd w:val="clear"/>
            <w:vAlign w:val="center"/>
          </w:tcPr>
          <w:p w14:paraId="7F247371">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20</w:t>
            </w:r>
          </w:p>
        </w:tc>
        <w:tc>
          <w:tcPr>
            <w:tcW w:w="0" w:type="auto"/>
            <w:tcBorders>
              <w:bottom w:val="single" w:color="DCDFE5" w:sz="6" w:space="0"/>
            </w:tcBorders>
            <w:shd w:val="clear"/>
            <w:vAlign w:val="center"/>
          </w:tcPr>
          <w:p w14:paraId="28D3C8C8">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关联的斗兽场轮次ID，外键关联 arena_round</w:t>
            </w:r>
          </w:p>
        </w:tc>
      </w:tr>
      <w:tr w14:paraId="014923F5">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nil"/>
            </w:tcBorders>
            <w:shd w:val="clear"/>
            <w:vAlign w:val="center"/>
          </w:tcPr>
          <w:p w14:paraId="62FB08DA">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Style w:val="26"/>
                <w:rFonts w:hint="default" w:ascii="Arial" w:hAnsi="Arial" w:eastAsia="宋体" w:cs="Arial"/>
                <w:b/>
                <w:bCs/>
                <w:kern w:val="0"/>
                <w:sz w:val="21"/>
                <w:szCs w:val="21"/>
                <w:u w:val="none"/>
                <w:lang w:val="en-US" w:eastAsia="zh-CN" w:bidi="ar"/>
              </w:rPr>
              <w:t>created_at</w:t>
            </w:r>
          </w:p>
        </w:tc>
        <w:tc>
          <w:tcPr>
            <w:tcW w:w="0" w:type="auto"/>
            <w:tcBorders>
              <w:bottom w:val="nil"/>
            </w:tcBorders>
            <w:shd w:val="clear"/>
            <w:vAlign w:val="center"/>
          </w:tcPr>
          <w:p w14:paraId="05CBA382">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TIMESTAMP</w:t>
            </w:r>
          </w:p>
        </w:tc>
        <w:tc>
          <w:tcPr>
            <w:tcW w:w="0" w:type="auto"/>
            <w:tcBorders>
              <w:bottom w:val="nil"/>
            </w:tcBorders>
            <w:shd w:val="clear"/>
            <w:vAlign w:val="center"/>
          </w:tcPr>
          <w:p w14:paraId="1C95CCB3">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w:t>
            </w:r>
          </w:p>
        </w:tc>
        <w:tc>
          <w:tcPr>
            <w:tcW w:w="0" w:type="auto"/>
            <w:tcBorders>
              <w:bottom w:val="nil"/>
            </w:tcBorders>
            <w:shd w:val="clear"/>
            <w:vAlign w:val="center"/>
          </w:tcPr>
          <w:p w14:paraId="19648AD5">
            <w:pPr>
              <w:keepNext w:val="0"/>
              <w:keepLines w:val="0"/>
              <w:widowControl/>
              <w:suppressLineNumbers w:val="0"/>
              <w:spacing w:before="0" w:beforeAutospacing="0" w:after="0" w:afterAutospacing="0"/>
              <w:ind w:left="0" w:right="0"/>
              <w:jc w:val="left"/>
              <w:rPr>
                <w:rFonts w:hint="default" w:ascii="Arial" w:hAnsi="Arial" w:cs="Arial"/>
                <w:sz w:val="21"/>
                <w:szCs w:val="21"/>
                <w:u w:val="none"/>
              </w:rPr>
            </w:pPr>
            <w:r>
              <w:rPr>
                <w:rFonts w:hint="default" w:ascii="Arial" w:hAnsi="Arial" w:eastAsia="宋体" w:cs="Arial"/>
                <w:kern w:val="0"/>
                <w:sz w:val="21"/>
                <w:szCs w:val="21"/>
                <w:u w:val="none"/>
                <w:lang w:val="en-US" w:eastAsia="zh-CN" w:bidi="ar"/>
              </w:rPr>
              <w:t>区块链交易打包时间</w:t>
            </w:r>
          </w:p>
        </w:tc>
      </w:tr>
    </w:tbl>
    <w:p w14:paraId="1C8B8ACF">
      <w:pPr>
        <w:spacing w:line="400" w:lineRule="exact"/>
        <w:ind w:firstLine="480" w:firstLineChars="200"/>
        <w:rPr>
          <w:rFonts w:hint="eastAsia"/>
          <w:sz w:val="24"/>
        </w:rPr>
      </w:pPr>
    </w:p>
    <w:p w14:paraId="7861C2C2">
      <w:pPr>
        <w:spacing w:line="400" w:lineRule="exact"/>
        <w:ind w:firstLine="480" w:firstLineChars="200"/>
        <w:rPr>
          <w:rFonts w:hint="eastAsia"/>
          <w:sz w:val="24"/>
        </w:rPr>
      </w:pPr>
    </w:p>
    <w:p w14:paraId="27B1D257">
      <w:pPr>
        <w:spacing w:line="400" w:lineRule="exact"/>
        <w:ind w:firstLine="480" w:firstLineChars="200"/>
        <w:rPr>
          <w:rFonts w:hint="eastAsia"/>
          <w:sz w:val="24"/>
        </w:rPr>
      </w:pPr>
    </w:p>
    <w:p w14:paraId="3D6A7D5C">
      <w:pPr>
        <w:spacing w:line="400" w:lineRule="exact"/>
        <w:ind w:firstLine="480" w:firstLineChars="200"/>
        <w:rPr>
          <w:rFonts w:hint="eastAsia"/>
          <w:sz w:val="24"/>
        </w:rPr>
      </w:pPr>
    </w:p>
    <w:p w14:paraId="5851D849">
      <w:pPr>
        <w:pStyle w:val="11"/>
        <w:outlineLvl w:val="1"/>
        <w:rPr>
          <w:rFonts w:ascii="黑体" w:eastAsia="黑体"/>
          <w:sz w:val="30"/>
        </w:rPr>
      </w:pPr>
      <w:bookmarkStart w:id="40" w:name="_Toc6538"/>
      <w:r>
        <w:rPr>
          <w:rFonts w:hint="eastAsia" w:ascii="黑体" w:eastAsia="黑体"/>
          <w:sz w:val="30"/>
        </w:rPr>
        <w:t>4.5 本章小结</w:t>
      </w:r>
      <w:bookmarkEnd w:id="40"/>
    </w:p>
    <w:p w14:paraId="56E34E0C">
      <w:pPr>
        <w:spacing w:line="400" w:lineRule="exact"/>
        <w:ind w:firstLine="480" w:firstLineChars="200"/>
        <w:rPr>
          <w:rFonts w:ascii="黑体" w:eastAsia="黑体"/>
          <w:sz w:val="24"/>
        </w:rPr>
        <w:sectPr>
          <w:headerReference r:id="rId19" w:type="default"/>
          <w:pgSz w:w="11906" w:h="16838"/>
          <w:pgMar w:top="1701" w:right="1418" w:bottom="1418" w:left="1418" w:header="907" w:footer="851" w:gutter="567"/>
          <w:cols w:space="720" w:num="1"/>
          <w:docGrid w:type="lines" w:linePitch="312" w:charSpace="0"/>
        </w:sectPr>
      </w:pPr>
      <w:r>
        <w:rPr>
          <w:rFonts w:hint="eastAsia"/>
          <w:sz w:val="24"/>
        </w:rPr>
        <w:t>本章简单地阐述了本系统的总体设计，笔者在架构上采用前后端分离、离线在线数据分离的四层结构。前端</w:t>
      </w:r>
      <w:r>
        <w:rPr>
          <w:sz w:val="24"/>
        </w:rPr>
        <w:t>Vue</w:t>
      </w:r>
      <w:r>
        <w:rPr>
          <w:rFonts w:hint="eastAsia"/>
          <w:sz w:val="24"/>
        </w:rPr>
        <w:t xml:space="preserve"> 3展示页面，后端</w:t>
      </w:r>
      <w:r>
        <w:rPr>
          <w:sz w:val="24"/>
        </w:rPr>
        <w:t>SpringBoot</w:t>
      </w:r>
      <w:r>
        <w:rPr>
          <w:rFonts w:hint="eastAsia"/>
          <w:sz w:val="24"/>
        </w:rPr>
        <w:t>负责处理业务的逻辑，</w:t>
      </w:r>
      <w:r>
        <w:rPr>
          <w:sz w:val="24"/>
        </w:rPr>
        <w:t>MySQL</w:t>
      </w:r>
      <w:r>
        <w:rPr>
          <w:rFonts w:hint="eastAsia"/>
          <w:sz w:val="24"/>
        </w:rPr>
        <w:t>存储数据，</w:t>
      </w:r>
      <w:r>
        <w:rPr>
          <w:sz w:val="24"/>
        </w:rPr>
        <w:t>Ganache</w:t>
      </w:r>
      <w:r>
        <w:rPr>
          <w:rFonts w:hint="eastAsia"/>
          <w:sz w:val="24"/>
        </w:rPr>
        <w:t>测试链保存代币资产记录。在功能上，本系统划分为行情数据、模拟交易、</w:t>
      </w:r>
      <w:r>
        <w:rPr>
          <w:sz w:val="24"/>
        </w:rPr>
        <w:t>AI</w:t>
      </w:r>
      <w:r>
        <w:rPr>
          <w:rFonts w:hint="eastAsia"/>
          <w:sz w:val="24"/>
        </w:rPr>
        <w:t>决策、斗兽场控制、区块链交互和前端界面六个模块。数据库中，笔者设计了四类表，分别支持了股票行情、</w:t>
      </w:r>
      <w:r>
        <w:rPr>
          <w:sz w:val="24"/>
        </w:rPr>
        <w:t>AI</w:t>
      </w:r>
      <w:r>
        <w:rPr>
          <w:rFonts w:hint="eastAsia"/>
          <w:sz w:val="24"/>
        </w:rPr>
        <w:t>交易、斗兽场博弈和链上交易记录的存储。</w:t>
      </w:r>
    </w:p>
    <w:p w14:paraId="693600EB">
      <w:pPr>
        <w:spacing w:line="400" w:lineRule="exact"/>
        <w:rPr>
          <w:rFonts w:ascii="黑体" w:eastAsia="黑体"/>
          <w:sz w:val="24"/>
        </w:rPr>
      </w:pPr>
    </w:p>
    <w:p w14:paraId="57CE1A0D">
      <w:pPr>
        <w:spacing w:line="400" w:lineRule="exact"/>
        <w:jc w:val="center"/>
        <w:outlineLvl w:val="0"/>
        <w:rPr>
          <w:rFonts w:ascii="黑体" w:eastAsia="黑体"/>
          <w:sz w:val="32"/>
        </w:rPr>
      </w:pPr>
      <w:bookmarkStart w:id="41" w:name="_Toc9625"/>
      <w:r>
        <w:rPr>
          <w:rFonts w:hint="eastAsia" w:ascii="黑体" w:eastAsia="黑体"/>
          <w:sz w:val="32"/>
        </w:rPr>
        <w:t>5 系统</w:t>
      </w:r>
      <w:r>
        <w:rPr>
          <w:rStyle w:val="31"/>
          <w:rFonts w:hint="eastAsia" w:ascii="黑体" w:eastAsia="黑体"/>
          <w:sz w:val="32"/>
          <w:szCs w:val="24"/>
        </w:rPr>
        <w:commentReference w:id="7"/>
      </w:r>
      <w:r>
        <w:rPr>
          <w:rFonts w:hint="eastAsia" w:ascii="黑体" w:eastAsia="黑体"/>
          <w:sz w:val="32"/>
        </w:rPr>
        <w:t>实现</w:t>
      </w:r>
      <w:bookmarkEnd w:id="41"/>
    </w:p>
    <w:p w14:paraId="18CA4708">
      <w:pPr>
        <w:spacing w:line="400" w:lineRule="exact"/>
        <w:jc w:val="center"/>
        <w:rPr>
          <w:rFonts w:ascii="黑体" w:eastAsia="黑体"/>
          <w:sz w:val="32"/>
        </w:rPr>
      </w:pPr>
    </w:p>
    <w:p w14:paraId="2313BD5F">
      <w:pPr>
        <w:spacing w:line="400" w:lineRule="exact"/>
        <w:ind w:firstLine="480" w:firstLineChars="200"/>
        <w:rPr>
          <w:sz w:val="24"/>
        </w:rPr>
      </w:pPr>
      <w:r>
        <w:rPr>
          <w:rFonts w:hint="eastAsia"/>
          <w:sz w:val="24"/>
        </w:rPr>
        <w:t>本章将在总体设计的基础上，对各功能模块实现上的细节进行具体的阐述，包括行情数据的查询与缓存策略、</w:t>
      </w:r>
      <w:r>
        <w:rPr>
          <w:sz w:val="24"/>
        </w:rPr>
        <w:t>AI</w:t>
      </w:r>
      <w:r>
        <w:rPr>
          <w:rFonts w:hint="eastAsia"/>
          <w:sz w:val="24"/>
        </w:rPr>
        <w:t>决策模块的提示词拼接加载与模型调用、模拟交易的工具方法实现、斗兽场的竞争排序与代币兑换流程，以及前端与后端的交互方式。对于关键的逻辑，笔者将给出代码片段或伪代码。</w:t>
      </w:r>
    </w:p>
    <w:p w14:paraId="4754B995">
      <w:pPr>
        <w:pStyle w:val="11"/>
        <w:spacing w:line="400" w:lineRule="exact"/>
        <w:outlineLvl w:val="1"/>
        <w:rPr>
          <w:rFonts w:hint="eastAsia" w:ascii="黑体" w:eastAsia="黑体"/>
          <w:sz w:val="30"/>
          <w:lang w:eastAsia="zh-CN"/>
        </w:rPr>
      </w:pPr>
      <w:bookmarkStart w:id="42" w:name="_Toc18120"/>
      <w:r>
        <w:rPr>
          <w:rFonts w:hint="eastAsia" w:ascii="黑体" w:eastAsia="黑体"/>
          <w:sz w:val="30"/>
        </w:rPr>
        <w:t>5.1 行情数据</w:t>
      </w:r>
      <w:bookmarkEnd w:id="42"/>
      <w:r>
        <w:rPr>
          <w:rFonts w:hint="eastAsia" w:ascii="黑体" w:eastAsia="黑体"/>
          <w:sz w:val="30"/>
          <w:lang w:eastAsia="zh-CN"/>
        </w:rPr>
        <w:t>模块实现</w:t>
      </w:r>
    </w:p>
    <w:p w14:paraId="18605B54">
      <w:pPr>
        <w:spacing w:line="400" w:lineRule="exact"/>
        <w:outlineLvl w:val="2"/>
        <w:rPr>
          <w:rFonts w:hint="eastAsia" w:ascii="黑体" w:hAnsi="黑体" w:eastAsia="黑体" w:cs="黑体"/>
          <w:sz w:val="28"/>
          <w:szCs w:val="28"/>
        </w:rPr>
      </w:pPr>
      <w:bookmarkStart w:id="43" w:name="_Toc148"/>
      <w:r>
        <w:rPr>
          <w:rFonts w:hint="eastAsia" w:ascii="黑体" w:hAnsi="黑体" w:eastAsia="黑体" w:cs="黑体"/>
          <w:sz w:val="28"/>
          <w:szCs w:val="28"/>
        </w:rPr>
        <w:t>5.1.1 股票数据查询与缓存</w:t>
      </w:r>
      <w:bookmarkEnd w:id="43"/>
    </w:p>
    <w:p w14:paraId="439C62F5">
      <w:pPr>
        <w:spacing w:line="400" w:lineRule="exact"/>
        <w:ind w:firstLine="480" w:firstLineChars="200"/>
        <w:rPr>
          <w:sz w:val="24"/>
        </w:rPr>
      </w:pPr>
      <w:r>
        <w:rPr>
          <w:rFonts w:hint="eastAsia"/>
          <w:sz w:val="24"/>
        </w:rPr>
        <w:t>本系统固定配置了几只美股作为交易对象，包括</w:t>
      </w:r>
      <w:r>
        <w:rPr>
          <w:sz w:val="24"/>
        </w:rPr>
        <w:t>IBM</w:t>
      </w:r>
      <w:r>
        <w:rPr>
          <w:rFonts w:hint="eastAsia"/>
          <w:sz w:val="24"/>
        </w:rPr>
        <w:t>、</w:t>
      </w:r>
      <w:r>
        <w:rPr>
          <w:sz w:val="24"/>
        </w:rPr>
        <w:t>AAPL</w:t>
      </w:r>
      <w:r>
        <w:rPr>
          <w:rFonts w:hint="eastAsia"/>
          <w:sz w:val="24"/>
        </w:rPr>
        <w:t>、</w:t>
      </w:r>
      <w:r>
        <w:rPr>
          <w:sz w:val="24"/>
        </w:rPr>
        <w:t>TSLA</w:t>
      </w:r>
      <w:r>
        <w:rPr>
          <w:rFonts w:hint="eastAsia"/>
          <w:sz w:val="24"/>
        </w:rPr>
        <w:t>、</w:t>
      </w:r>
      <w:r>
        <w:rPr>
          <w:sz w:val="24"/>
        </w:rPr>
        <w:t>MSFT</w:t>
      </w:r>
      <w:r>
        <w:rPr>
          <w:rFonts w:hint="eastAsia"/>
          <w:sz w:val="24"/>
        </w:rPr>
        <w:t>等。股票代码清单硬编码于</w:t>
      </w:r>
      <w:r>
        <w:rPr>
          <w:sz w:val="24"/>
        </w:rPr>
        <w:t>SpringBoot</w:t>
      </w:r>
      <w:r>
        <w:rPr>
          <w:rFonts w:hint="eastAsia"/>
          <w:sz w:val="24"/>
        </w:rPr>
        <w:t>配置文件</w:t>
      </w:r>
      <w:r>
        <w:rPr>
          <w:sz w:val="24"/>
        </w:rPr>
        <w:t>application</w:t>
      </w:r>
      <w:r>
        <w:rPr>
          <w:rFonts w:hint="eastAsia"/>
          <w:sz w:val="24"/>
        </w:rPr>
        <w:t>.</w:t>
      </w:r>
      <w:r>
        <w:rPr>
          <w:sz w:val="24"/>
        </w:rPr>
        <w:t>yml</w:t>
      </w:r>
      <w:r>
        <w:rPr>
          <w:rFonts w:hint="eastAsia"/>
          <w:sz w:val="24"/>
        </w:rPr>
        <w:t>中。</w:t>
      </w:r>
    </w:p>
    <w:p w14:paraId="618D28BE">
      <w:pPr>
        <w:spacing w:line="400" w:lineRule="exact"/>
        <w:ind w:firstLine="480" w:firstLineChars="200"/>
        <w:rPr>
          <w:sz w:val="24"/>
        </w:rPr>
      </w:pPr>
      <w:r>
        <w:rPr>
          <w:rFonts w:hint="eastAsia"/>
          <w:sz w:val="24"/>
        </w:rPr>
        <w:t>后端在启动时读取该配置，然后初始化</w:t>
      </w:r>
      <w:r>
        <w:rPr>
          <w:sz w:val="24"/>
        </w:rPr>
        <w:t>stock</w:t>
      </w:r>
      <w:r>
        <w:rPr>
          <w:rFonts w:hint="eastAsia"/>
          <w:sz w:val="24"/>
        </w:rPr>
        <w:t>_</w:t>
      </w:r>
      <w:r>
        <w:rPr>
          <w:sz w:val="24"/>
        </w:rPr>
        <w:t>info</w:t>
      </w:r>
      <w:r>
        <w:rPr>
          <w:rFonts w:hint="eastAsia"/>
          <w:sz w:val="24"/>
        </w:rPr>
        <w:t>表，若表中无记录则新建。之所以采用配置的方式导入交易对象，是为了后续将本地配置升级到远程配置服务，如：</w:t>
      </w:r>
      <w:r>
        <w:rPr>
          <w:sz w:val="24"/>
        </w:rPr>
        <w:t>Nacos</w:t>
      </w:r>
      <w:r>
        <w:rPr>
          <w:rFonts w:hint="eastAsia"/>
          <w:sz w:val="24"/>
        </w:rPr>
        <w:t>、</w:t>
      </w:r>
      <w:r>
        <w:rPr>
          <w:sz w:val="24"/>
        </w:rPr>
        <w:t>Apollo</w:t>
      </w:r>
      <w:r>
        <w:rPr>
          <w:rFonts w:hint="eastAsia"/>
          <w:sz w:val="24"/>
        </w:rPr>
        <w:t>等，以实现在项目上线后动态调整收录股票的功能，在该阶段则暂时配置在本地。</w:t>
      </w:r>
    </w:p>
    <w:p w14:paraId="7F60F5C2">
      <w:pPr>
        <w:spacing w:line="400" w:lineRule="exact"/>
        <w:ind w:firstLine="480" w:firstLineChars="200"/>
        <w:rPr>
          <w:sz w:val="24"/>
          <w:lang w:val="en-IE"/>
        </w:rPr>
      </w:pPr>
    </w:p>
    <w:p w14:paraId="45C11387">
      <w:pPr>
        <w:jc w:val="center"/>
        <w:rPr>
          <w:sz w:val="24"/>
        </w:rPr>
      </w:pPr>
      <w:r>
        <w:rPr>
          <w:rFonts w:hint="eastAsia"/>
          <w:sz w:val="24"/>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382895" cy="3642995"/>
                    </a:xfrm>
                    <a:prstGeom prst="rect">
                      <a:avLst/>
                    </a:prstGeom>
                  </pic:spPr>
                </pic:pic>
              </a:graphicData>
            </a:graphic>
          </wp:inline>
        </w:drawing>
      </w:r>
    </w:p>
    <w:p w14:paraId="1B170C38">
      <w:pPr>
        <w:jc w:val="center"/>
        <w:rPr>
          <w:rFonts w:hint="eastAsia" w:ascii="宋体" w:hAnsi="宋体" w:cs="宋体"/>
          <w:szCs w:val="21"/>
          <w:lang w:bidi="ar"/>
        </w:rPr>
      </w:pPr>
      <w:r>
        <w:rPr>
          <w:rFonts w:hint="eastAsia" w:ascii="宋体" w:hAnsi="宋体" w:cs="宋体"/>
          <w:szCs w:val="21"/>
          <w:lang w:bidi="ar"/>
        </w:rPr>
        <w:t>图5</w:t>
      </w:r>
      <w:r>
        <w:rPr>
          <w:szCs w:val="21"/>
          <w:lang w:bidi="ar"/>
        </w:rPr>
        <w:t>.</w:t>
      </w:r>
      <w:r>
        <w:rPr>
          <w:rFonts w:hint="eastAsia"/>
          <w:szCs w:val="21"/>
          <w:lang w:bidi="ar"/>
        </w:rPr>
        <w:t>1 查询股票数据流程</w:t>
      </w:r>
      <w:r>
        <w:rPr>
          <w:rFonts w:hint="eastAsia" w:ascii="宋体" w:hAnsi="宋体" w:cs="宋体"/>
          <w:szCs w:val="21"/>
          <w:lang w:bidi="ar"/>
        </w:rPr>
        <w:t>图</w:t>
      </w:r>
    </w:p>
    <w:p w14:paraId="5E3C8294">
      <w:pPr>
        <w:jc w:val="center"/>
        <w:rPr>
          <w:rFonts w:hint="eastAsia" w:ascii="宋体" w:hAnsi="宋体" w:cs="宋体"/>
          <w:szCs w:val="21"/>
          <w:lang w:bidi="ar"/>
        </w:rPr>
      </w:pPr>
    </w:p>
    <w:p w14:paraId="526A577C">
      <w:pPr>
        <w:spacing w:line="400" w:lineRule="exact"/>
        <w:ind w:firstLine="480" w:firstLineChars="200"/>
        <w:jc w:val="left"/>
        <w:rPr>
          <w:sz w:val="24"/>
        </w:rPr>
      </w:pPr>
      <w:r>
        <w:rPr>
          <w:rFonts w:hint="eastAsia"/>
          <w:sz w:val="24"/>
        </w:rPr>
        <w:t>如图5.1所示，本系统的数据查询采用懒加载策略，项目启动时，并不会向远程拉取所有的行情数据，而是前端请求某只股票的</w:t>
      </w:r>
      <w:r>
        <w:rPr>
          <w:sz w:val="24"/>
        </w:rPr>
        <w:t>K</w:t>
      </w:r>
      <w:r>
        <w:rPr>
          <w:rFonts w:hint="eastAsia"/>
          <w:sz w:val="24"/>
        </w:rPr>
        <w:t>线图时，后端首先查询本地</w:t>
      </w:r>
      <w:r>
        <w:rPr>
          <w:sz w:val="24"/>
        </w:rPr>
        <w:t>stock</w:t>
      </w:r>
      <w:r>
        <w:rPr>
          <w:rFonts w:hint="eastAsia"/>
          <w:sz w:val="24"/>
        </w:rPr>
        <w:t>_</w:t>
      </w:r>
      <w:r>
        <w:rPr>
          <w:sz w:val="24"/>
        </w:rPr>
        <w:t>price</w:t>
      </w:r>
      <w:r>
        <w:rPr>
          <w:rFonts w:hint="eastAsia"/>
          <w:sz w:val="24"/>
        </w:rPr>
        <w:t>表，若存在对应日期的数据则直接返回；若不存在，则调用</w:t>
      </w:r>
      <w:r>
        <w:rPr>
          <w:sz w:val="24"/>
        </w:rPr>
        <w:t>RestTemplate</w:t>
      </w:r>
      <w:r>
        <w:rPr>
          <w:rFonts w:hint="eastAsia"/>
          <w:sz w:val="24"/>
        </w:rPr>
        <w:t>类向</w:t>
      </w:r>
      <w:r>
        <w:rPr>
          <w:sz w:val="24"/>
        </w:rPr>
        <w:t>Alpha</w:t>
      </w:r>
      <w:r>
        <w:rPr>
          <w:rFonts w:hint="eastAsia"/>
          <w:sz w:val="24"/>
        </w:rPr>
        <w:t xml:space="preserve"> </w:t>
      </w:r>
      <w:r>
        <w:rPr>
          <w:sz w:val="24"/>
        </w:rPr>
        <w:t>Vantage</w:t>
      </w:r>
      <w:r>
        <w:rPr>
          <w:rFonts w:hint="eastAsia"/>
          <w:sz w:val="24"/>
        </w:rPr>
        <w:t>数据服务商</w:t>
      </w:r>
      <w:r>
        <w:rPr>
          <w:rFonts w:hint="eastAsia" w:ascii="宋体" w:hAnsi="宋体" w:cs="宋体"/>
          <w:kern w:val="0"/>
          <w:sz w:val="24"/>
          <w:lang w:bidi="ar"/>
        </w:rPr>
        <w:t>发起</w:t>
      </w:r>
      <w:r>
        <w:rPr>
          <w:kern w:val="0"/>
          <w:sz w:val="24"/>
          <w:lang w:bidi="ar"/>
        </w:rPr>
        <w:t>HTTP</w:t>
      </w:r>
      <w:r>
        <w:rPr>
          <w:rFonts w:hint="eastAsia" w:ascii="宋体" w:hAnsi="宋体" w:cs="宋体"/>
          <w:kern w:val="0"/>
          <w:sz w:val="24"/>
          <w:lang w:bidi="ar"/>
        </w:rPr>
        <w:t>请求。</w:t>
      </w:r>
    </w:p>
    <w:p w14:paraId="54AB0337">
      <w:pPr>
        <w:spacing w:line="400" w:lineRule="exact"/>
        <w:ind w:firstLine="480" w:firstLineChars="200"/>
        <w:rPr>
          <w:sz w:val="24"/>
        </w:rPr>
      </w:pPr>
      <w:r>
        <w:rPr>
          <w:rFonts w:hint="eastAsia"/>
          <w:sz w:val="24"/>
        </w:rPr>
        <w:t>收到请求后，用</w:t>
      </w:r>
      <w:r>
        <w:rPr>
          <w:sz w:val="24"/>
        </w:rPr>
        <w:t>Jackson</w:t>
      </w:r>
      <w:r>
        <w:rPr>
          <w:rFonts w:hint="eastAsia"/>
          <w:sz w:val="24"/>
        </w:rPr>
        <w:t>静态类解析返回的</w:t>
      </w:r>
      <w:r>
        <w:rPr>
          <w:sz w:val="24"/>
        </w:rPr>
        <w:t>JSON</w:t>
      </w:r>
      <w:r>
        <w:rPr>
          <w:rFonts w:hint="eastAsia"/>
          <w:sz w:val="24"/>
        </w:rPr>
        <w:t>数据，提取每日的收盘价、最高价、最低价，批量插入</w:t>
      </w:r>
      <w:r>
        <w:rPr>
          <w:sz w:val="24"/>
        </w:rPr>
        <w:t>stock</w:t>
      </w:r>
      <w:r>
        <w:rPr>
          <w:rFonts w:hint="eastAsia"/>
          <w:sz w:val="24"/>
        </w:rPr>
        <w:t>_</w:t>
      </w:r>
      <w:r>
        <w:rPr>
          <w:sz w:val="24"/>
        </w:rPr>
        <w:t>price</w:t>
      </w:r>
      <w:r>
        <w:rPr>
          <w:rFonts w:hint="eastAsia"/>
          <w:sz w:val="24"/>
        </w:rPr>
        <w:t>表。后续</w:t>
      </w:r>
      <w:r>
        <w:rPr>
          <w:sz w:val="24"/>
        </w:rPr>
        <w:t>K</w:t>
      </w:r>
      <w:r>
        <w:rPr>
          <w:rFonts w:hint="eastAsia"/>
          <w:sz w:val="24"/>
        </w:rPr>
        <w:t>线数据的请求，则能够命中</w:t>
      </w:r>
      <w:r>
        <w:rPr>
          <w:sz w:val="24"/>
        </w:rPr>
        <w:t>db</w:t>
      </w:r>
      <w:r>
        <w:rPr>
          <w:rFonts w:hint="eastAsia"/>
          <w:sz w:val="24"/>
        </w:rPr>
        <w:t>，这样既有效地避免了每次都请求外部数据，又节省了查询和存储全量数据的资源消耗，在有限的</w:t>
      </w:r>
      <w:r>
        <w:rPr>
          <w:sz w:val="24"/>
        </w:rPr>
        <w:t>API</w:t>
      </w:r>
      <w:r>
        <w:rPr>
          <w:rFonts w:hint="eastAsia"/>
          <w:sz w:val="24"/>
        </w:rPr>
        <w:t>配额内，满足系统的数据查询需求。</w:t>
      </w:r>
    </w:p>
    <w:p w14:paraId="3FA746A6">
      <w:pPr>
        <w:spacing w:line="400" w:lineRule="exact"/>
        <w:outlineLvl w:val="2"/>
        <w:rPr>
          <w:rFonts w:hint="eastAsia" w:ascii="黑体" w:hAnsi="黑体" w:eastAsia="黑体" w:cs="黑体"/>
          <w:sz w:val="28"/>
          <w:szCs w:val="28"/>
        </w:rPr>
      </w:pPr>
      <w:bookmarkStart w:id="44" w:name="_Toc29394"/>
      <w:r>
        <w:rPr>
          <w:rFonts w:hint="eastAsia" w:ascii="黑体" w:hAnsi="黑体" w:eastAsia="黑体" w:cs="黑体"/>
          <w:sz w:val="28"/>
          <w:szCs w:val="28"/>
        </w:rPr>
        <w:t>5.1.2 股票技术指标的计算</w:t>
      </w:r>
      <w:bookmarkEnd w:id="44"/>
    </w:p>
    <w:p w14:paraId="0F4E16D7">
      <w:pPr>
        <w:spacing w:line="400" w:lineRule="exact"/>
        <w:ind w:firstLine="480" w:firstLineChars="200"/>
        <w:rPr>
          <w:sz w:val="24"/>
        </w:rPr>
      </w:pPr>
      <w:r>
        <w:rPr>
          <w:rFonts w:hint="eastAsia"/>
          <w:sz w:val="24"/>
        </w:rPr>
        <w:t>笔者并没有调用</w:t>
      </w:r>
      <w:r>
        <w:rPr>
          <w:sz w:val="24"/>
        </w:rPr>
        <w:t>Alpha</w:t>
      </w:r>
      <w:r>
        <w:rPr>
          <w:rFonts w:hint="eastAsia"/>
          <w:sz w:val="24"/>
        </w:rPr>
        <w:t xml:space="preserve"> </w:t>
      </w:r>
      <w:r>
        <w:rPr>
          <w:sz w:val="24"/>
        </w:rPr>
        <w:t>Vantage</w:t>
      </w:r>
      <w:r>
        <w:rPr>
          <w:rFonts w:hint="eastAsia"/>
          <w:sz w:val="24"/>
        </w:rPr>
        <w:t>的指标</w:t>
      </w:r>
      <w:r>
        <w:rPr>
          <w:sz w:val="24"/>
        </w:rPr>
        <w:t>API</w:t>
      </w:r>
      <w:r>
        <w:rPr>
          <w:rFonts w:hint="eastAsia"/>
          <w:sz w:val="24"/>
        </w:rPr>
        <w:t>，而是在后端进行了技术指标的计算，主要用到了</w:t>
      </w:r>
      <w:r>
        <w:rPr>
          <w:sz w:val="24"/>
        </w:rPr>
        <w:t>org</w:t>
      </w:r>
      <w:r>
        <w:rPr>
          <w:rFonts w:hint="eastAsia"/>
          <w:sz w:val="24"/>
        </w:rPr>
        <w:t>.</w:t>
      </w:r>
      <w:r>
        <w:rPr>
          <w:sz w:val="24"/>
        </w:rPr>
        <w:t>apache</w:t>
      </w:r>
      <w:r>
        <w:rPr>
          <w:rFonts w:hint="eastAsia"/>
          <w:sz w:val="24"/>
        </w:rPr>
        <w:t>.</w:t>
      </w:r>
      <w:r>
        <w:rPr>
          <w:sz w:val="24"/>
        </w:rPr>
        <w:t>commons</w:t>
      </w:r>
      <w:r>
        <w:rPr>
          <w:rFonts w:hint="eastAsia"/>
          <w:sz w:val="24"/>
        </w:rPr>
        <w:t>.</w:t>
      </w:r>
      <w:r>
        <w:rPr>
          <w:sz w:val="24"/>
        </w:rPr>
        <w:t>math</w:t>
      </w:r>
      <w:r>
        <w:rPr>
          <w:rFonts w:hint="eastAsia"/>
          <w:sz w:val="24"/>
        </w:rPr>
        <w:t>3库中的统计工具类</w:t>
      </w:r>
      <w:r>
        <w:rPr>
          <w:rFonts w:hint="eastAsia"/>
          <w:sz w:val="24"/>
          <w:vertAlign w:val="superscript"/>
        </w:rPr>
        <w:t>[1</w:t>
      </w:r>
      <w:r>
        <w:rPr>
          <w:rFonts w:hint="default"/>
          <w:sz w:val="24"/>
          <w:vertAlign w:val="superscript"/>
          <w:lang w:val="en-IE"/>
        </w:rPr>
        <w:t>8</w:t>
      </w:r>
      <w:r>
        <w:rPr>
          <w:rFonts w:hint="eastAsia"/>
          <w:sz w:val="24"/>
          <w:vertAlign w:val="superscript"/>
        </w:rPr>
        <w:t>]</w:t>
      </w:r>
      <w:r>
        <w:rPr>
          <w:rFonts w:hint="eastAsia"/>
          <w:sz w:val="24"/>
        </w:rPr>
        <w:t>。</w:t>
      </w:r>
    </w:p>
    <w:p w14:paraId="41CEE2FD">
      <w:pPr>
        <w:spacing w:line="400" w:lineRule="exact"/>
        <w:ind w:firstLine="480" w:firstLineChars="200"/>
        <w:rPr>
          <w:sz w:val="24"/>
        </w:rPr>
      </w:pPr>
      <w:r>
        <w:rPr>
          <w:rFonts w:hint="eastAsia"/>
          <w:sz w:val="24"/>
        </w:rPr>
        <w:t>移动平均线：获取最近</w:t>
      </w:r>
      <w:r>
        <w:rPr>
          <w:sz w:val="24"/>
        </w:rPr>
        <w:t>N</w:t>
      </w:r>
      <w:r>
        <w:rPr>
          <w:rFonts w:hint="eastAsia"/>
          <w:sz w:val="24"/>
        </w:rPr>
        <w:t>个交易日的收盘价序列Ci，调用</w:t>
      </w:r>
      <w:r>
        <w:rPr>
          <w:sz w:val="24"/>
        </w:rPr>
        <w:t>StatUtils</w:t>
      </w:r>
      <w:r>
        <w:rPr>
          <w:rFonts w:hint="eastAsia"/>
          <w:sz w:val="24"/>
        </w:rPr>
        <w:t>.</w:t>
      </w:r>
      <w:r>
        <w:rPr>
          <w:sz w:val="24"/>
        </w:rPr>
        <w:t>mean</w:t>
      </w:r>
      <w:r>
        <w:rPr>
          <w:rFonts w:hint="eastAsia"/>
          <w:sz w:val="24"/>
        </w:rPr>
        <w:t>(</w:t>
      </w:r>
      <w:r>
        <w:rPr>
          <w:sz w:val="24"/>
        </w:rPr>
        <w:t>double</w:t>
      </w:r>
      <w:r>
        <w:rPr>
          <w:rFonts w:hint="eastAsia"/>
          <w:sz w:val="24"/>
        </w:rPr>
        <w:t>[])方法计算算术平均数，公式（5.1）如下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8"/>
        <w:gridCol w:w="6925"/>
        <w:gridCol w:w="996"/>
      </w:tblGrid>
      <w:tr w14:paraId="4811E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tcPr>
          <w:p w14:paraId="38E6D62F">
            <w:pPr>
              <w:spacing w:line="400" w:lineRule="exact"/>
              <w:rPr>
                <w:sz w:val="24"/>
              </w:rPr>
            </w:pPr>
          </w:p>
        </w:tc>
        <w:tc>
          <w:tcPr>
            <w:tcW w:w="7086" w:type="dxa"/>
            <w:tcBorders>
              <w:tl2br w:val="nil"/>
              <w:tr2bl w:val="nil"/>
            </w:tcBorders>
          </w:tcPr>
          <w:p w14:paraId="0AB38D7D">
            <w:pPr>
              <w:jc w:val="center"/>
              <w:rPr>
                <w:sz w:val="24"/>
                <w:lang w:val="en-IE"/>
              </w:rPr>
            </w:pPr>
            <w:r>
              <w:rPr>
                <w:sz w:val="24"/>
                <w:lang w:val="en-IE"/>
              </w:rPr>
              <w:drawing>
                <wp:inline distT="0" distB="0" distL="114300" distR="114300">
                  <wp:extent cx="1123950" cy="420370"/>
                  <wp:effectExtent l="0" t="0" r="0" b="17780"/>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35"/>
                          <a:stretch>
                            <a:fillRect/>
                          </a:stretch>
                        </pic:blipFill>
                        <pic:spPr>
                          <a:xfrm>
                            <a:off x="0" y="0"/>
                            <a:ext cx="1123950" cy="420370"/>
                          </a:xfrm>
                          <a:prstGeom prst="rect">
                            <a:avLst/>
                          </a:prstGeom>
                        </pic:spPr>
                      </pic:pic>
                    </a:graphicData>
                  </a:graphic>
                </wp:inline>
              </w:drawing>
            </w:r>
          </w:p>
        </w:tc>
        <w:tc>
          <w:tcPr>
            <w:tcW w:w="816" w:type="dxa"/>
            <w:tcBorders>
              <w:tl2br w:val="nil"/>
              <w:tr2bl w:val="nil"/>
            </w:tcBorders>
            <w:vAlign w:val="center"/>
          </w:tcPr>
          <w:p w14:paraId="2547A1AB">
            <w:pPr>
              <w:spacing w:line="400" w:lineRule="exact"/>
              <w:rPr>
                <w:sz w:val="24"/>
              </w:rPr>
            </w:pPr>
            <w:r>
              <w:rPr>
                <w:rFonts w:hint="eastAsia"/>
                <w:sz w:val="24"/>
              </w:rPr>
              <w:t>（5.1）</w:t>
            </w:r>
          </w:p>
        </w:tc>
      </w:tr>
    </w:tbl>
    <w:p w14:paraId="7292A02D">
      <w:pPr>
        <w:spacing w:line="400" w:lineRule="exact"/>
        <w:ind w:firstLine="480" w:firstLineChars="200"/>
        <w:rPr>
          <w:sz w:val="24"/>
        </w:rPr>
      </w:pPr>
      <w:r>
        <w:rPr>
          <w:rFonts w:hint="eastAsia"/>
          <w:sz w:val="24"/>
        </w:rPr>
        <w:t>相对强弱指标：按标准公式计算，其中</w:t>
      </w:r>
      <w:r>
        <w:rPr>
          <w:sz w:val="24"/>
        </w:rPr>
        <w:t>RS</w:t>
      </w:r>
      <w:r>
        <w:rPr>
          <w:rFonts w:hint="eastAsia"/>
          <w:sz w:val="24"/>
        </w:rPr>
        <w:t>为</w:t>
      </w:r>
      <w:r>
        <w:rPr>
          <w:sz w:val="24"/>
        </w:rPr>
        <w:t>N</w:t>
      </w:r>
      <w:r>
        <w:rPr>
          <w:rFonts w:hint="eastAsia"/>
          <w:sz w:val="24"/>
        </w:rPr>
        <w:t>日内上涨幅度均值AvgGain与下跌幅度均值AvgLoss的比值，公式（5.2）如下。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
        <w:gridCol w:w="6950"/>
        <w:gridCol w:w="996"/>
      </w:tblGrid>
      <w:tr w14:paraId="2BB8D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17" w:type="dxa"/>
            <w:tcBorders>
              <w:tl2br w:val="nil"/>
              <w:tr2bl w:val="nil"/>
            </w:tcBorders>
          </w:tcPr>
          <w:p w14:paraId="7E17DA33">
            <w:pPr>
              <w:spacing w:line="400" w:lineRule="exact"/>
              <w:rPr>
                <w:sz w:val="24"/>
              </w:rPr>
            </w:pPr>
          </w:p>
        </w:tc>
        <w:tc>
          <w:tcPr>
            <w:tcW w:w="7086" w:type="dxa"/>
            <w:tcBorders>
              <w:tl2br w:val="nil"/>
              <w:tr2bl w:val="nil"/>
            </w:tcBorders>
          </w:tcPr>
          <w:p w14:paraId="741AE078">
            <w:pPr>
              <w:jc w:val="center"/>
              <w:rPr>
                <w:sz w:val="24"/>
                <w:lang w:val="en-IE"/>
              </w:rPr>
            </w:pPr>
            <w:r>
              <w:rPr>
                <w:rFonts w:hint="eastAsia"/>
                <w:sz w:val="24"/>
                <w:lang w:val="en-IE"/>
              </w:rPr>
              <w:drawing>
                <wp:inline distT="0" distB="0" distL="114300" distR="114300">
                  <wp:extent cx="3185795" cy="422910"/>
                  <wp:effectExtent l="0" t="0" r="0" b="15875"/>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36"/>
                          <a:stretch>
                            <a:fillRect/>
                          </a:stretch>
                        </pic:blipFill>
                        <pic:spPr>
                          <a:xfrm>
                            <a:off x="0" y="0"/>
                            <a:ext cx="3185795" cy="422910"/>
                          </a:xfrm>
                          <a:prstGeom prst="rect">
                            <a:avLst/>
                          </a:prstGeom>
                        </pic:spPr>
                      </pic:pic>
                    </a:graphicData>
                  </a:graphic>
                </wp:inline>
              </w:drawing>
            </w:r>
          </w:p>
        </w:tc>
        <w:tc>
          <w:tcPr>
            <w:tcW w:w="816" w:type="dxa"/>
            <w:tcBorders>
              <w:tl2br w:val="nil"/>
              <w:tr2bl w:val="nil"/>
            </w:tcBorders>
            <w:vAlign w:val="center"/>
          </w:tcPr>
          <w:p w14:paraId="462244DE">
            <w:pPr>
              <w:spacing w:line="400" w:lineRule="exact"/>
              <w:rPr>
                <w:sz w:val="24"/>
              </w:rPr>
            </w:pPr>
            <w:r>
              <w:rPr>
                <w:rFonts w:hint="eastAsia"/>
                <w:sz w:val="24"/>
              </w:rPr>
              <w:t>（5.2）</w:t>
            </w:r>
          </w:p>
        </w:tc>
      </w:tr>
    </w:tbl>
    <w:p w14:paraId="6DA0895F">
      <w:pPr>
        <w:spacing w:line="400" w:lineRule="exact"/>
        <w:ind w:firstLine="480" w:firstLineChars="200"/>
        <w:rPr>
          <w:sz w:val="24"/>
        </w:rPr>
      </w:pPr>
      <w:r>
        <w:rPr>
          <w:rFonts w:hint="eastAsia"/>
          <w:sz w:val="24"/>
        </w:rPr>
        <w:t>布林带：中轨MB为</w:t>
      </w:r>
      <w:r>
        <w:rPr>
          <w:sz w:val="24"/>
        </w:rPr>
        <w:t>N</w:t>
      </w:r>
      <w:r>
        <w:rPr>
          <w:rFonts w:hint="eastAsia"/>
          <w:sz w:val="24"/>
        </w:rPr>
        <w:t>日收盘价的移动平均线MB，带宽是标准差通过</w:t>
      </w:r>
      <w:r>
        <w:rPr>
          <w:sz w:val="24"/>
        </w:rPr>
        <w:t>DescriptiveStatistics</w:t>
      </w:r>
      <w:r>
        <w:rPr>
          <w:rFonts w:hint="eastAsia"/>
          <w:sz w:val="24"/>
        </w:rPr>
        <w:t>类求得，上轨（Upper Band）与下轨（Lower Band）则分别在中轨的基础上加减两倍标准差，公式（5.3）中的K通常取值为2。</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
        <w:gridCol w:w="6930"/>
        <w:gridCol w:w="996"/>
      </w:tblGrid>
      <w:tr w14:paraId="57AC7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42C2F26E">
            <w:pPr>
              <w:spacing w:line="400" w:lineRule="exact"/>
              <w:rPr>
                <w:sz w:val="24"/>
              </w:rPr>
            </w:pPr>
          </w:p>
        </w:tc>
        <w:tc>
          <w:tcPr>
            <w:tcW w:w="7086" w:type="dxa"/>
            <w:tcBorders>
              <w:tl2br w:val="nil"/>
              <w:tr2bl w:val="nil"/>
            </w:tcBorders>
          </w:tcPr>
          <w:p w14:paraId="4BDB359C">
            <w:pPr>
              <w:jc w:val="center"/>
              <w:rPr>
                <w:sz w:val="24"/>
                <w:lang w:val="en-IE"/>
              </w:rPr>
            </w:pPr>
            <w:r>
              <w:rPr>
                <w:sz w:val="24"/>
                <w:lang w:val="en-IE"/>
              </w:rPr>
              <w:drawing>
                <wp:inline distT="0" distB="0" distL="114300" distR="114300">
                  <wp:extent cx="1792605" cy="530860"/>
                  <wp:effectExtent l="0" t="0" r="17145" b="2540"/>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37"/>
                          <a:stretch>
                            <a:fillRect/>
                          </a:stretch>
                        </pic:blipFill>
                        <pic:spPr>
                          <a:xfrm>
                            <a:off x="0" y="0"/>
                            <a:ext cx="1792605" cy="530860"/>
                          </a:xfrm>
                          <a:prstGeom prst="rect">
                            <a:avLst/>
                          </a:prstGeom>
                        </pic:spPr>
                      </pic:pic>
                    </a:graphicData>
                  </a:graphic>
                </wp:inline>
              </w:drawing>
            </w:r>
          </w:p>
          <w:p w14:paraId="33A47EBC">
            <w:pPr>
              <w:jc w:val="center"/>
              <w:rPr>
                <w:sz w:val="24"/>
                <w:lang w:val="en-IE"/>
              </w:rPr>
            </w:pPr>
            <w:r>
              <w:rPr>
                <w:sz w:val="24"/>
                <w:lang w:val="en-IE"/>
              </w:rPr>
              <w:drawing>
                <wp:inline distT="0" distB="0" distL="114300" distR="114300">
                  <wp:extent cx="1845945" cy="185420"/>
                  <wp:effectExtent l="0" t="0" r="1905" b="4445"/>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38"/>
                          <a:stretch>
                            <a:fillRect/>
                          </a:stretch>
                        </pic:blipFill>
                        <pic:spPr>
                          <a:xfrm>
                            <a:off x="0" y="0"/>
                            <a:ext cx="1845945" cy="185420"/>
                          </a:xfrm>
                          <a:prstGeom prst="rect">
                            <a:avLst/>
                          </a:prstGeom>
                        </pic:spPr>
                      </pic:pic>
                    </a:graphicData>
                  </a:graphic>
                </wp:inline>
              </w:drawing>
            </w:r>
          </w:p>
          <w:p w14:paraId="489EBCB3">
            <w:pPr>
              <w:jc w:val="center"/>
              <w:rPr>
                <w:sz w:val="24"/>
                <w:lang w:val="en-IE"/>
              </w:rPr>
            </w:pPr>
            <w:r>
              <w:rPr>
                <w:sz w:val="24"/>
                <w:lang w:val="en-IE"/>
              </w:rPr>
              <w:drawing>
                <wp:inline distT="0" distB="0" distL="114300" distR="114300">
                  <wp:extent cx="1882775" cy="158115"/>
                  <wp:effectExtent l="0" t="0" r="3175" b="13970"/>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39"/>
                          <a:stretch>
                            <a:fillRect/>
                          </a:stretch>
                        </pic:blipFill>
                        <pic:spPr>
                          <a:xfrm>
                            <a:off x="0" y="0"/>
                            <a:ext cx="1882775" cy="158115"/>
                          </a:xfrm>
                          <a:prstGeom prst="rect">
                            <a:avLst/>
                          </a:prstGeom>
                        </pic:spPr>
                      </pic:pic>
                    </a:graphicData>
                  </a:graphic>
                </wp:inline>
              </w:drawing>
            </w:r>
          </w:p>
        </w:tc>
        <w:tc>
          <w:tcPr>
            <w:tcW w:w="816" w:type="dxa"/>
            <w:tcBorders>
              <w:tl2br w:val="nil"/>
              <w:tr2bl w:val="nil"/>
            </w:tcBorders>
            <w:vAlign w:val="center"/>
          </w:tcPr>
          <w:p w14:paraId="0CBA0708">
            <w:pPr>
              <w:spacing w:line="400" w:lineRule="exact"/>
              <w:rPr>
                <w:sz w:val="24"/>
              </w:rPr>
            </w:pPr>
            <w:r>
              <w:rPr>
                <w:rFonts w:hint="eastAsia"/>
                <w:sz w:val="24"/>
              </w:rPr>
              <w:t>（5.3）</w:t>
            </w:r>
          </w:p>
        </w:tc>
      </w:tr>
    </w:tbl>
    <w:p w14:paraId="0E330684">
      <w:pPr>
        <w:spacing w:line="400" w:lineRule="exact"/>
        <w:ind w:firstLine="480" w:firstLineChars="200"/>
        <w:rPr>
          <w:sz w:val="24"/>
        </w:rPr>
      </w:pPr>
      <w:r>
        <w:rPr>
          <w:rFonts w:hint="eastAsia"/>
          <w:sz w:val="24"/>
        </w:rPr>
        <w:t>指标计算类设计为无状态工具类，方法签名示例：</w:t>
      </w:r>
    </w:p>
    <w:p w14:paraId="568DBE42">
      <w:pPr>
        <w:widowControl/>
        <w:shd w:val="clear" w:color="auto" w:fill="FAFAFA"/>
        <w:jc w:val="left"/>
        <w:rPr>
          <w:rFonts w:ascii="Consolas" w:hAnsi="Consolas" w:eastAsia="Consolas" w:cs="Consolas"/>
          <w:color w:val="383A42"/>
          <w:szCs w:val="21"/>
        </w:rPr>
      </w:pP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class</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IndicatorCalculator</w:t>
      </w:r>
      <w:r>
        <w:rPr>
          <w:rFonts w:ascii="Consolas" w:hAnsi="Consolas" w:eastAsia="Consolas" w:cs="Consolas"/>
          <w:color w:val="383A42"/>
          <w:kern w:val="0"/>
          <w:szCs w:val="21"/>
          <w:shd w:val="clear" w:color="auto" w:fill="FAFAFA"/>
          <w:lang w:bidi="ar"/>
        </w:rPr>
        <w:t> {</w:t>
      </w:r>
    </w:p>
    <w:p w14:paraId="16C8CEA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double</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sma</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 }</w:t>
      </w:r>
    </w:p>
    <w:p w14:paraId="30ADC7D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static</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double</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rsi</w:t>
      </w:r>
      <w:r>
        <w:rPr>
          <w:rFonts w:ascii="Consolas" w:hAnsi="Consolas" w:eastAsia="Consolas" w:cs="Consolas"/>
          <w:color w:val="383A42"/>
          <w:kern w:val="0"/>
          <w:szCs w:val="21"/>
          <w:shd w:val="clear" w:color="auto" w:fill="FAFAFA"/>
          <w:lang w:bidi="ar"/>
        </w:rPr>
        <w:t>(</w:t>
      </w:r>
      <w:r>
        <w:rPr>
          <w:rFonts w:eastAsia="Consolas"/>
          <w:color w:val="383A42"/>
          <w:kern w:val="0"/>
          <w:sz w:val="24"/>
          <w:shd w:val="clear" w:color="auto" w:fill="FAFAFA"/>
          <w:lang w:bidi="ar"/>
        </w:rPr>
        <w:t>List</w:t>
      </w:r>
      <w:r>
        <w:rPr>
          <w:rFonts w:ascii="Consolas" w:hAnsi="Consolas" w:eastAsia="Consolas" w:cs="Consolas"/>
          <w:color w:val="383A42"/>
          <w:kern w:val="0"/>
          <w:szCs w:val="21"/>
          <w:shd w:val="clear" w:color="auto" w:fill="FAFAFA"/>
          <w:lang w:bidi="ar"/>
        </w:rPr>
        <w:t>&lt;</w:t>
      </w:r>
      <w:r>
        <w:rPr>
          <w:rFonts w:eastAsia="Consolas"/>
          <w:color w:val="383A42"/>
          <w:kern w:val="0"/>
          <w:sz w:val="24"/>
          <w:shd w:val="clear" w:color="auto" w:fill="FAFAFA"/>
          <w:lang w:bidi="ar"/>
        </w:rPr>
        <w:t>Double</w:t>
      </w:r>
      <w:r>
        <w:rPr>
          <w:rFonts w:ascii="Consolas" w:hAnsi="Consolas" w:eastAsia="Consolas" w:cs="Consolas"/>
          <w:color w:val="383A42"/>
          <w:kern w:val="0"/>
          <w:szCs w:val="21"/>
          <w:shd w:val="clear" w:color="auto" w:fill="FAFAFA"/>
          <w:lang w:bidi="ar"/>
        </w:rPr>
        <w:t>&gt; </w:t>
      </w:r>
      <w:r>
        <w:rPr>
          <w:rFonts w:eastAsia="Consolas"/>
          <w:color w:val="383A42"/>
          <w:kern w:val="0"/>
          <w:sz w:val="24"/>
          <w:shd w:val="clear" w:color="auto" w:fill="FAFAFA"/>
          <w:lang w:bidi="ar"/>
        </w:rPr>
        <w:t>prices</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int</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period</w:t>
      </w:r>
      <w:r>
        <w:rPr>
          <w:rFonts w:ascii="Consolas" w:hAnsi="Consolas" w:eastAsia="Consolas" w:cs="Consolas"/>
          <w:color w:val="383A42"/>
          <w:kern w:val="0"/>
          <w:szCs w:val="21"/>
          <w:shd w:val="clear" w:color="auto" w:fill="FAFAFA"/>
          <w:lang w:bidi="ar"/>
        </w:rPr>
        <w:t>) { ... }</w:t>
      </w:r>
    </w:p>
    <w:p w14:paraId="15D8931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BollingerBand</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w:t>
      </w:r>
    </w:p>
    <w:p w14:paraId="3090C41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3CBF3FD5">
      <w:pPr>
        <w:spacing w:line="400" w:lineRule="exact"/>
        <w:ind w:firstLine="480" w:firstLineChars="200"/>
        <w:rPr>
          <w:sz w:val="24"/>
        </w:rPr>
      </w:pPr>
      <w:r>
        <w:rPr>
          <w:rFonts w:hint="eastAsia"/>
          <w:sz w:val="24"/>
        </w:rPr>
        <w:t>以上各种方法都在</w:t>
      </w:r>
      <w:r>
        <w:rPr>
          <w:sz w:val="24"/>
        </w:rPr>
        <w:t>AI</w:t>
      </w:r>
      <w:r>
        <w:rPr>
          <w:rFonts w:hint="eastAsia"/>
          <w:sz w:val="24"/>
        </w:rPr>
        <w:t>决策时调用，调用结果用于辅助</w:t>
      </w:r>
      <w:r>
        <w:rPr>
          <w:sz w:val="24"/>
        </w:rPr>
        <w:t>AI</w:t>
      </w:r>
      <w:r>
        <w:rPr>
          <w:rFonts w:hint="eastAsia"/>
          <w:sz w:val="24"/>
        </w:rPr>
        <w:t>进行推理；本系统并不将指标结果持久化，以维护数据结构的简洁和实效性</w:t>
      </w:r>
    </w:p>
    <w:p w14:paraId="10009EEE">
      <w:pPr>
        <w:pStyle w:val="11"/>
        <w:spacing w:line="400" w:lineRule="exact"/>
        <w:outlineLvl w:val="1"/>
        <w:rPr>
          <w:rFonts w:hint="eastAsia" w:ascii="黑体" w:eastAsia="黑体"/>
          <w:sz w:val="30"/>
          <w:lang w:eastAsia="zh-CN"/>
        </w:rPr>
      </w:pPr>
      <w:bookmarkStart w:id="45" w:name="_Toc5670"/>
      <w:r>
        <w:rPr>
          <w:rFonts w:hint="eastAsia" w:ascii="黑体" w:eastAsia="黑体"/>
          <w:sz w:val="30"/>
        </w:rPr>
        <w:t xml:space="preserve">5.2 </w:t>
      </w:r>
      <w:r>
        <w:rPr>
          <w:rFonts w:ascii="黑体" w:eastAsia="黑体"/>
          <w:sz w:val="30"/>
        </w:rPr>
        <w:t>AI</w:t>
      </w:r>
      <w:r>
        <w:rPr>
          <w:rFonts w:hint="eastAsia" w:ascii="黑体" w:eastAsia="黑体"/>
          <w:sz w:val="30"/>
        </w:rPr>
        <w:t>决策模块</w:t>
      </w:r>
      <w:bookmarkEnd w:id="45"/>
      <w:r>
        <w:rPr>
          <w:rFonts w:hint="eastAsia" w:ascii="黑体" w:eastAsia="黑体"/>
          <w:sz w:val="30"/>
          <w:lang w:eastAsia="zh-CN"/>
        </w:rPr>
        <w:t>实现</w:t>
      </w:r>
    </w:p>
    <w:p w14:paraId="02DDCE0E">
      <w:pPr>
        <w:spacing w:line="400" w:lineRule="exact"/>
        <w:outlineLvl w:val="2"/>
        <w:rPr>
          <w:rFonts w:hint="eastAsia" w:ascii="黑体" w:hAnsi="黑体" w:eastAsia="黑体" w:cs="黑体"/>
          <w:sz w:val="28"/>
          <w:szCs w:val="28"/>
        </w:rPr>
      </w:pPr>
      <w:bookmarkStart w:id="46" w:name="_Toc29494"/>
      <w:r>
        <w:rPr>
          <w:rFonts w:hint="eastAsia" w:ascii="黑体" w:hAnsi="黑体" w:eastAsia="黑体" w:cs="黑体"/>
          <w:sz w:val="28"/>
          <w:szCs w:val="28"/>
        </w:rPr>
        <w:t>5.2.1 模型配置与加载</w:t>
      </w:r>
      <w:bookmarkEnd w:id="46"/>
    </w:p>
    <w:p w14:paraId="1236AE67">
      <w:pPr>
        <w:spacing w:line="400" w:lineRule="exact"/>
        <w:ind w:firstLine="480" w:firstLineChars="200"/>
        <w:rPr>
          <w:sz w:val="24"/>
        </w:rPr>
      </w:pPr>
      <w:r>
        <w:rPr>
          <w:rFonts w:hint="eastAsia"/>
          <w:sz w:val="24"/>
        </w:rPr>
        <w:t>本系统共集成了三个不同厂商的大语言模型，代号</w:t>
      </w:r>
      <w:r>
        <w:rPr>
          <w:sz w:val="24"/>
        </w:rPr>
        <w:t>A</w:t>
      </w:r>
      <w:r>
        <w:rPr>
          <w:rFonts w:hint="eastAsia"/>
          <w:sz w:val="24"/>
        </w:rPr>
        <w:t>、</w:t>
      </w:r>
      <w:r>
        <w:rPr>
          <w:sz w:val="24"/>
        </w:rPr>
        <w:t>B</w:t>
      </w:r>
      <w:r>
        <w:rPr>
          <w:rFonts w:hint="eastAsia"/>
          <w:sz w:val="24"/>
        </w:rPr>
        <w:t>、</w:t>
      </w:r>
      <w:r>
        <w:rPr>
          <w:sz w:val="24"/>
        </w:rPr>
        <w:t>C</w:t>
      </w:r>
      <w:r>
        <w:rPr>
          <w:rFonts w:hint="eastAsia"/>
          <w:sz w:val="24"/>
        </w:rPr>
        <w:t>分别对应百度</w:t>
      </w:r>
      <w:r>
        <w:rPr>
          <w:sz w:val="24"/>
        </w:rPr>
        <w:t>ERNIE</w:t>
      </w:r>
      <w:r>
        <w:rPr>
          <w:rFonts w:hint="eastAsia"/>
          <w:sz w:val="24"/>
        </w:rPr>
        <w:t xml:space="preserve"> 5.0、阿里通义千问</w:t>
      </w:r>
      <w:r>
        <w:rPr>
          <w:sz w:val="24"/>
        </w:rPr>
        <w:t>Max</w:t>
      </w:r>
      <w:r>
        <w:rPr>
          <w:rFonts w:hint="eastAsia"/>
          <w:sz w:val="24"/>
        </w:rPr>
        <w:t>、</w:t>
      </w:r>
      <w:r>
        <w:rPr>
          <w:sz w:val="24"/>
        </w:rPr>
        <w:t>OpenAI</w:t>
      </w:r>
      <w:r>
        <w:rPr>
          <w:rFonts w:hint="eastAsia"/>
          <w:sz w:val="24"/>
        </w:rPr>
        <w:t xml:space="preserve"> </w:t>
      </w:r>
      <w:r>
        <w:rPr>
          <w:sz w:val="24"/>
        </w:rPr>
        <w:t>GPT</w:t>
      </w:r>
      <w:r>
        <w:rPr>
          <w:rFonts w:hint="eastAsia"/>
          <w:sz w:val="24"/>
        </w:rPr>
        <w:t xml:space="preserve">-4 </w:t>
      </w:r>
      <w:r>
        <w:rPr>
          <w:sz w:val="24"/>
        </w:rPr>
        <w:t>mini</w:t>
      </w:r>
      <w:r>
        <w:rPr>
          <w:rFonts w:hint="eastAsia"/>
          <w:sz w:val="24"/>
          <w:vertAlign w:val="superscript"/>
        </w:rPr>
        <w:t>[1</w:t>
      </w:r>
      <w:r>
        <w:rPr>
          <w:rFonts w:hint="default"/>
          <w:sz w:val="24"/>
          <w:vertAlign w:val="superscript"/>
          <w:lang w:val="en-IE"/>
        </w:rPr>
        <w:t>9</w:t>
      </w:r>
      <w:r>
        <w:rPr>
          <w:rFonts w:hint="eastAsia"/>
          <w:sz w:val="24"/>
          <w:vertAlign w:val="superscript"/>
        </w:rPr>
        <w:t>]</w:t>
      </w:r>
      <w:r>
        <w:rPr>
          <w:rFonts w:hint="eastAsia"/>
          <w:sz w:val="24"/>
        </w:rPr>
        <w:t>。各模型的</w:t>
      </w:r>
      <w:r>
        <w:rPr>
          <w:sz w:val="24"/>
        </w:rPr>
        <w:t>baseUrl</w:t>
      </w:r>
      <w:r>
        <w:rPr>
          <w:rFonts w:hint="eastAsia"/>
          <w:sz w:val="24"/>
        </w:rPr>
        <w:t>、</w:t>
      </w:r>
      <w:r>
        <w:rPr>
          <w:sz w:val="24"/>
        </w:rPr>
        <w:t>apiKey</w:t>
      </w:r>
      <w:r>
        <w:rPr>
          <w:rFonts w:hint="eastAsia"/>
          <w:sz w:val="24"/>
        </w:rPr>
        <w:t>及模型名称参数配置于</w:t>
      </w:r>
      <w:r>
        <w:rPr>
          <w:sz w:val="24"/>
        </w:rPr>
        <w:t>application</w:t>
      </w:r>
      <w:r>
        <w:rPr>
          <w:rFonts w:hint="eastAsia"/>
          <w:sz w:val="24"/>
        </w:rPr>
        <w:t>.</w:t>
      </w:r>
      <w:r>
        <w:rPr>
          <w:sz w:val="24"/>
        </w:rPr>
        <w:t>yml</w:t>
      </w:r>
      <w:r>
        <w:rPr>
          <w:rFonts w:hint="eastAsia"/>
          <w:sz w:val="24"/>
        </w:rPr>
        <w:t>中：</w:t>
      </w:r>
    </w:p>
    <w:p w14:paraId="56CD6B8D">
      <w:pPr>
        <w:widowControl/>
        <w:shd w:val="clear" w:color="auto" w:fill="F8F8F8"/>
        <w:jc w:val="left"/>
        <w:rPr>
          <w:rFonts w:ascii="Consolas" w:hAnsi="Consolas" w:eastAsia="Consolas" w:cs="Consolas"/>
          <w:color w:val="383A42"/>
          <w:szCs w:val="21"/>
        </w:rPr>
      </w:pPr>
      <w:r>
        <w:rPr>
          <w:rFonts w:eastAsia="Consolas"/>
          <w:color w:val="986801"/>
          <w:kern w:val="0"/>
          <w:sz w:val="24"/>
          <w:shd w:val="clear" w:color="auto" w:fill="F8F8F8"/>
          <w:lang w:bidi="ar"/>
        </w:rPr>
        <w:t>langchain</w:t>
      </w:r>
      <w:r>
        <w:rPr>
          <w:rFonts w:ascii="Consolas" w:hAnsi="Consolas" w:eastAsia="Consolas" w:cs="Consolas"/>
          <w:color w:val="986801"/>
          <w:kern w:val="0"/>
          <w:szCs w:val="21"/>
          <w:shd w:val="clear" w:color="auto" w:fill="F8F8F8"/>
          <w:lang w:bidi="ar"/>
        </w:rPr>
        <w:t>4</w:t>
      </w:r>
      <w:r>
        <w:rPr>
          <w:rFonts w:eastAsia="Consolas"/>
          <w:color w:val="986801"/>
          <w:kern w:val="0"/>
          <w:sz w:val="24"/>
          <w:shd w:val="clear" w:color="auto" w:fill="F8F8F8"/>
          <w:lang w:bidi="ar"/>
        </w:rPr>
        <w:t>j</w:t>
      </w:r>
      <w:r>
        <w:rPr>
          <w:rFonts w:ascii="Consolas" w:hAnsi="Consolas" w:eastAsia="Consolas" w:cs="Consolas"/>
          <w:color w:val="986801"/>
          <w:kern w:val="0"/>
          <w:szCs w:val="21"/>
          <w:shd w:val="clear" w:color="auto" w:fill="F8F8F8"/>
          <w:lang w:bidi="ar"/>
        </w:rPr>
        <w:t>:</w:t>
      </w:r>
    </w:p>
    <w:p w14:paraId="21A3F1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models</w:t>
      </w:r>
      <w:r>
        <w:rPr>
          <w:rFonts w:ascii="Consolas" w:hAnsi="Consolas" w:eastAsia="Consolas" w:cs="Consolas"/>
          <w:color w:val="986801"/>
          <w:kern w:val="0"/>
          <w:szCs w:val="21"/>
          <w:shd w:val="clear" w:color="auto" w:fill="FAFAFA"/>
          <w:lang w:bidi="ar"/>
        </w:rPr>
        <w:t>:</w:t>
      </w:r>
    </w:p>
    <w:p w14:paraId="297AE0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ernie</w:t>
      </w:r>
      <w:r>
        <w:rPr>
          <w:rFonts w:ascii="Consolas" w:hAnsi="Consolas" w:eastAsia="Consolas" w:cs="Consolas"/>
          <w:color w:val="986801"/>
          <w:kern w:val="0"/>
          <w:szCs w:val="21"/>
          <w:shd w:val="clear" w:color="auto" w:fill="F8F8F8"/>
          <w:lang w:bidi="ar"/>
        </w:rPr>
        <w:t>:</w:t>
      </w:r>
    </w:p>
    <w:p w14:paraId="6A0CDE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qianfan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baidubce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2</w:t>
      </w:r>
    </w:p>
    <w:p w14:paraId="0AD3ADC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ERNIE</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5BEC6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ernie</w:t>
      </w:r>
      <w:r>
        <w:rPr>
          <w:rFonts w:ascii="Consolas" w:hAnsi="Consolas" w:eastAsia="Consolas" w:cs="Consolas"/>
          <w:color w:val="50A14F"/>
          <w:kern w:val="0"/>
          <w:szCs w:val="21"/>
          <w:shd w:val="clear" w:color="auto" w:fill="FAFAFA"/>
          <w:lang w:bidi="ar"/>
        </w:rPr>
        <w:t>-5.0</w:t>
      </w:r>
    </w:p>
    <w:p w14:paraId="32E4E9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qwen</w:t>
      </w:r>
      <w:r>
        <w:rPr>
          <w:rFonts w:ascii="Consolas" w:hAnsi="Consolas" w:eastAsia="Consolas" w:cs="Consolas"/>
          <w:color w:val="986801"/>
          <w:kern w:val="0"/>
          <w:szCs w:val="21"/>
          <w:shd w:val="clear" w:color="auto" w:fill="F8F8F8"/>
          <w:lang w:bidi="ar"/>
        </w:rPr>
        <w:t>:</w:t>
      </w:r>
    </w:p>
    <w:p w14:paraId="12D8C48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dashscope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aliyuncs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compatible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mode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20F8A7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QWEN</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E3994B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qwen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max</w:t>
      </w:r>
    </w:p>
    <w:p w14:paraId="020A387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gpt</w:t>
      </w:r>
      <w:r>
        <w:rPr>
          <w:rFonts w:ascii="Consolas" w:hAnsi="Consolas" w:eastAsia="Consolas" w:cs="Consolas"/>
          <w:color w:val="986801"/>
          <w:kern w:val="0"/>
          <w:szCs w:val="21"/>
          <w:shd w:val="clear" w:color="auto" w:fill="F8F8F8"/>
          <w:lang w:bidi="ar"/>
        </w:rPr>
        <w:t>4:</w:t>
      </w:r>
    </w:p>
    <w:p w14:paraId="5D2447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api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openai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53E5594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OPENAI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209DE20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gpt</w:t>
      </w:r>
      <w:r>
        <w:rPr>
          <w:rFonts w:ascii="Consolas" w:hAnsi="Consolas" w:eastAsia="Consolas" w:cs="Consolas"/>
          <w:color w:val="50A14F"/>
          <w:kern w:val="0"/>
          <w:szCs w:val="21"/>
          <w:shd w:val="clear" w:color="auto" w:fill="FAFAFA"/>
          <w:lang w:bidi="ar"/>
        </w:rPr>
        <w:t>-4</w:t>
      </w:r>
      <w:r>
        <w:rPr>
          <w:rFonts w:eastAsia="Consolas"/>
          <w:color w:val="50A14F"/>
          <w:kern w:val="0"/>
          <w:sz w:val="24"/>
          <w:shd w:val="clear" w:color="auto" w:fill="FAFAFA"/>
          <w:lang w:bidi="ar"/>
        </w:rPr>
        <w:t>o</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mini</w:t>
      </w:r>
    </w:p>
    <w:p w14:paraId="63F561C9">
      <w:pPr>
        <w:spacing w:line="400" w:lineRule="exact"/>
        <w:ind w:firstLine="480" w:firstLineChars="200"/>
        <w:rPr>
          <w:sz w:val="24"/>
        </w:rPr>
      </w:pPr>
      <w:r>
        <w:rPr>
          <w:sz w:val="24"/>
        </w:rPr>
        <w:t>api</w:t>
      </w:r>
      <w:r>
        <w:rPr>
          <w:rFonts w:hint="eastAsia"/>
          <w:sz w:val="24"/>
        </w:rPr>
        <w:t>-</w:t>
      </w:r>
      <w:r>
        <w:rPr>
          <w:sz w:val="24"/>
        </w:rPr>
        <w:t>key</w:t>
      </w:r>
      <w:r>
        <w:rPr>
          <w:rFonts w:hint="eastAsia"/>
          <w:sz w:val="24"/>
        </w:rPr>
        <w:t>通过本地的环境变量注入，这样配置文件提交至</w:t>
      </w:r>
      <w:r>
        <w:rPr>
          <w:sz w:val="24"/>
        </w:rPr>
        <w:t>Git</w:t>
      </w:r>
      <w:r>
        <w:rPr>
          <w:rFonts w:hint="eastAsia"/>
          <w:sz w:val="24"/>
        </w:rPr>
        <w:t>仓库后就不会暴露敏感信息造成token盗用。</w:t>
      </w:r>
      <w:r>
        <w:rPr>
          <w:sz w:val="24"/>
        </w:rPr>
        <w:t>SpringBoot</w:t>
      </w:r>
      <w:r>
        <w:rPr>
          <w:rFonts w:hint="eastAsia"/>
          <w:sz w:val="24"/>
        </w:rPr>
        <w:t>在启动时读取上述配置连接模型厂商</w:t>
      </w:r>
      <w:r>
        <w:rPr>
          <w:sz w:val="24"/>
        </w:rPr>
        <w:t>api</w:t>
      </w:r>
      <w:r>
        <w:rPr>
          <w:rFonts w:hint="eastAsia"/>
          <w:sz w:val="24"/>
        </w:rPr>
        <w:t>，为每个模型接口构建</w:t>
      </w:r>
      <w:r>
        <w:rPr>
          <w:sz w:val="24"/>
        </w:rPr>
        <w:t>TradeModel</w:t>
      </w:r>
      <w:r>
        <w:rPr>
          <w:rFonts w:hint="eastAsia"/>
          <w:sz w:val="24"/>
        </w:rPr>
        <w:t>实例，再通过@</w:t>
      </w:r>
      <w:r>
        <w:rPr>
          <w:sz w:val="24"/>
        </w:rPr>
        <w:t>bean</w:t>
      </w:r>
      <w:r>
        <w:rPr>
          <w:rFonts w:hint="eastAsia"/>
          <w:sz w:val="24"/>
        </w:rPr>
        <w:t>注解注入</w:t>
      </w:r>
      <w:r>
        <w:rPr>
          <w:sz w:val="24"/>
        </w:rPr>
        <w:t>Spring</w:t>
      </w:r>
      <w:r>
        <w:rPr>
          <w:rFonts w:hint="eastAsia"/>
          <w:sz w:val="24"/>
        </w:rPr>
        <w:t>容器。</w:t>
      </w:r>
      <w:r>
        <w:rPr>
          <w:sz w:val="24"/>
        </w:rPr>
        <w:t>AgentFactory</w:t>
      </w:r>
      <w:r>
        <w:rPr>
          <w:rFonts w:hint="eastAsia"/>
          <w:sz w:val="24"/>
        </w:rPr>
        <w:t>创建</w:t>
      </w:r>
      <w:r>
        <w:rPr>
          <w:sz w:val="24"/>
        </w:rPr>
        <w:t>AIServices</w:t>
      </w:r>
      <w:r>
        <w:rPr>
          <w:rFonts w:hint="eastAsia"/>
          <w:sz w:val="24"/>
        </w:rPr>
        <w:t>代理，该工厂类根据前端传入的模型代号返回相应的代理对象，代理再通过反射调用</w:t>
      </w:r>
      <w:r>
        <w:rPr>
          <w:sz w:val="24"/>
        </w:rPr>
        <w:t>TradeMode</w:t>
      </w:r>
      <w:r>
        <w:rPr>
          <w:rFonts w:hint="eastAsia"/>
          <w:sz w:val="24"/>
        </w:rPr>
        <w:t>中的交易接口，这样就实现了用一个对象（代理对象）管理多个模型实例的收束逻辑。</w:t>
      </w:r>
    </w:p>
    <w:p w14:paraId="57B55926">
      <w:pPr>
        <w:spacing w:line="400" w:lineRule="exact"/>
        <w:outlineLvl w:val="2"/>
        <w:rPr>
          <w:rFonts w:hint="eastAsia" w:ascii="黑体" w:hAnsi="黑体" w:eastAsia="黑体" w:cs="黑体"/>
          <w:sz w:val="28"/>
          <w:szCs w:val="28"/>
        </w:rPr>
      </w:pPr>
      <w:bookmarkStart w:id="47" w:name="_Toc10061"/>
      <w:r>
        <w:rPr>
          <w:rFonts w:hint="eastAsia" w:ascii="黑体" w:hAnsi="黑体" w:eastAsia="黑体" w:cs="黑体"/>
          <w:sz w:val="28"/>
          <w:szCs w:val="28"/>
        </w:rPr>
        <w:t>5.2.2 提示词模板管理</w:t>
      </w:r>
      <w:bookmarkEnd w:id="47"/>
    </w:p>
    <w:p w14:paraId="6329EDAE">
      <w:pPr>
        <w:spacing w:line="400" w:lineRule="exact"/>
        <w:ind w:firstLine="480" w:firstLineChars="200"/>
        <w:rPr>
          <w:sz w:val="24"/>
        </w:rPr>
      </w:pPr>
      <w:r>
        <w:rPr>
          <w:rFonts w:hint="eastAsia"/>
          <w:sz w:val="24"/>
        </w:rPr>
        <w:t>系统提示词存储于</w:t>
      </w:r>
      <w:r>
        <w:rPr>
          <w:sz w:val="24"/>
        </w:rPr>
        <w:t>main</w:t>
      </w:r>
      <w:r>
        <w:rPr>
          <w:rFonts w:hint="eastAsia"/>
          <w:sz w:val="24"/>
        </w:rPr>
        <w:t>/</w:t>
      </w:r>
      <w:r>
        <w:rPr>
          <w:sz w:val="24"/>
        </w:rPr>
        <w:t>resources</w:t>
      </w:r>
      <w:r>
        <w:rPr>
          <w:rFonts w:hint="eastAsia"/>
          <w:sz w:val="24"/>
        </w:rPr>
        <w:t>/</w:t>
      </w:r>
      <w:r>
        <w:rPr>
          <w:sz w:val="24"/>
        </w:rPr>
        <w:t>prompts</w:t>
      </w:r>
      <w:r>
        <w:rPr>
          <w:rFonts w:hint="eastAsia"/>
          <w:sz w:val="24"/>
        </w:rPr>
        <w:t>/目录下的单个文本文件中。文件内容为纯文本，对模型起到总领性提示的作用，在每次交易中提示模型将结果结构化输出。</w:t>
      </w:r>
      <w:r>
        <w:rPr>
          <w:sz w:val="24"/>
        </w:rPr>
        <w:t>prompt</w:t>
      </w:r>
      <w:r>
        <w:rPr>
          <w:rFonts w:hint="eastAsia"/>
          <w:sz w:val="24"/>
        </w:rPr>
        <w:t>具备通用性，通过Stirng.format插入余额、持仓情况和风险偏好等：</w:t>
      </w:r>
    </w:p>
    <w:p w14:paraId="5A90151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你是一个专业的股票投资决策专家。请根据以下信息做出投资决策。</w:t>
      </w:r>
    </w:p>
    <w:p w14:paraId="6486B86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【你的账户信息】</w:t>
      </w:r>
    </w:p>
    <w:p w14:paraId="1F5D0A1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模型编号：{modelId}</w:t>
      </w:r>
    </w:p>
    <w:p w14:paraId="4F597A9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模型名称: {modelName}</w:t>
      </w:r>
    </w:p>
    <w:p w14:paraId="36C1937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当前余额: ${deposit}</w:t>
      </w:r>
    </w:p>
    <w:p w14:paraId="3B43A33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投资风格: {riskPreferenceName}</w:t>
      </w:r>
    </w:p>
    <w:p w14:paraId="2CDA0E9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风险偏好描述: {riskPreferenceDesc}</w:t>
      </w:r>
    </w:p>
    <w:p w14:paraId="446D750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【当前持仓情况】</w:t>
      </w:r>
    </w:p>
    <w:p w14:paraId="362EF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{positionData}</w:t>
      </w:r>
    </w:p>
    <w:p w14:paraId="42EB8C9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【投资指导】</w:t>
      </w:r>
    </w:p>
    <w:p w14:paraId="617CFF6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{riskGuidance}</w:t>
      </w:r>
    </w:p>
    <w:p w14:paraId="135EF30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【可选股票及其特征数据】</w:t>
      </w:r>
    </w:p>
    <w:p w14:paraId="3C9D26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{stockFeatures}</w:t>
      </w:r>
    </w:p>
    <w:p w14:paraId="73C800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【可用工具】</w:t>
      </w:r>
    </w:p>
    <w:p w14:paraId="5AD59B2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buyStock(modelId, modelName, stockName, stockCode, amount): 买入股票</w:t>
      </w:r>
    </w:p>
    <w:p w14:paraId="4FAD75F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sellStock(modelId, modelName, stockName, stockCode, amount): 卖出股票</w:t>
      </w:r>
    </w:p>
    <w:p w14:paraId="4C926B6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【输出格式要求】</w:t>
      </w:r>
    </w:p>
    <w:p w14:paraId="28301C6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8F8F8"/>
          <w:lang w:bidi="ar"/>
        </w:rPr>
        <w:t>请严格按照以下JS</w:t>
      </w:r>
      <w:r>
        <w:rPr>
          <w:rFonts w:ascii="Consolas" w:hAnsi="Consolas" w:eastAsia="Consolas" w:cs="Consolas"/>
          <w:color w:val="383A42"/>
          <w:kern w:val="0"/>
          <w:szCs w:val="21"/>
          <w:shd w:val="clear" w:color="auto" w:fill="FAFAFA"/>
          <w:lang w:bidi="ar"/>
        </w:rPr>
        <w:t>ON格式输出你的投资决策，不要添加任何其他说明文字：</w:t>
      </w:r>
    </w:p>
    <w:p w14:paraId="58BD584E">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w:t>
      </w:r>
    </w:p>
    <w:p w14:paraId="72F1827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"summary": "决策总结，简要说明整体策略",</w:t>
      </w:r>
    </w:p>
    <w:p w14:paraId="3627498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"tradeDecisions": [</w:t>
      </w:r>
    </w:p>
    <w:p w14:paraId="1C3BA2E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6E5EF08">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"action": "BUY/SELL/HOLD",</w:t>
      </w:r>
    </w:p>
    <w:p w14:paraId="2E0FE1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325230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1622FE0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"amount": 交易数量,</w:t>
      </w:r>
    </w:p>
    <w:p w14:paraId="5776F7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"reason": "交易原因"</w:t>
      </w:r>
    </w:p>
    <w:p w14:paraId="0A05B23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1793286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38195E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"marketAnalysis": {</w:t>
      </w:r>
    </w:p>
    <w:p w14:paraId="1D61091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"overallTrend": "整体市场趋势判断",</w:t>
      </w:r>
    </w:p>
    <w:p w14:paraId="2EA5FA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"stockAnalyses": [</w:t>
      </w:r>
    </w:p>
    <w:p w14:paraId="307FC14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027675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72B4293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049D9D5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"technicalAnalysis": "技术分析",</w:t>
      </w:r>
    </w:p>
    <w:p w14:paraId="2DAABAC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"trend": "趋势判断",</w:t>
      </w:r>
    </w:p>
    <w:p w14:paraId="09CCFEE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"supportLevel": "支撑位",</w:t>
      </w:r>
    </w:p>
    <w:p w14:paraId="185C834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"resistanceLevel": "阻力位"</w:t>
      </w:r>
    </w:p>
    <w:p w14:paraId="3024B83F">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BBD1BF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0E756E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5FCE8C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"riskAssessment": {</w:t>
      </w:r>
    </w:p>
    <w:p w14:paraId="027A071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1E6DA7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6FB7776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6C6BCF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7F084173">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7AC3D86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4650E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28DFC9C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【决策要求】</w:t>
      </w:r>
    </w:p>
    <w:p w14:paraId="2C4C58A5">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1.</w:t>
      </w:r>
      <w:r>
        <w:rPr>
          <w:rFonts w:ascii="Consolas" w:hAnsi="Consolas" w:eastAsia="Consolas" w:cs="Consolas"/>
          <w:color w:val="383A42"/>
          <w:kern w:val="0"/>
          <w:szCs w:val="21"/>
          <w:shd w:val="clear" w:color="auto" w:fill="F8F8F8"/>
          <w:lang w:bidi="ar"/>
        </w:rPr>
        <w:t> 分析每支股票的技术指标和趋势</w:t>
      </w:r>
    </w:p>
    <w:p w14:paraId="07F16FC3">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2.</w:t>
      </w:r>
      <w:r>
        <w:rPr>
          <w:rFonts w:ascii="Consolas" w:hAnsi="Consolas" w:eastAsia="Consolas" w:cs="Consolas"/>
          <w:color w:val="383A42"/>
          <w:kern w:val="0"/>
          <w:szCs w:val="21"/>
          <w:shd w:val="clear" w:color="auto" w:fill="FAFAFA"/>
          <w:lang w:bidi="ar"/>
        </w:rPr>
        <w:t> 根据你的{riskPreferenceName}风格，决定是否买入、卖出或持有</w:t>
      </w:r>
    </w:p>
    <w:p w14:paraId="545939B2">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3.</w:t>
      </w:r>
      <w:r>
        <w:rPr>
          <w:rFonts w:ascii="Consolas" w:hAnsi="Consolas" w:eastAsia="Consolas" w:cs="Consolas"/>
          <w:color w:val="383A42"/>
          <w:kern w:val="0"/>
          <w:szCs w:val="21"/>
          <w:shd w:val="clear" w:color="auto" w:fill="F8F8F8"/>
          <w:lang w:bidi="ar"/>
        </w:rPr>
        <w:t> 考虑当前持仓情况，避免过度集中或重复持仓</w:t>
      </w:r>
    </w:p>
    <w:p w14:paraId="7E0741CB">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4.</w:t>
      </w:r>
      <w:r>
        <w:rPr>
          <w:rFonts w:ascii="Consolas" w:hAnsi="Consolas" w:eastAsia="Consolas" w:cs="Consolas"/>
          <w:color w:val="383A42"/>
          <w:kern w:val="0"/>
          <w:szCs w:val="21"/>
          <w:shd w:val="clear" w:color="auto" w:fill="FAFAFA"/>
          <w:lang w:bidi="ar"/>
        </w:rPr>
        <w:t> action只能是BUY、SELL或HOLD之一</w:t>
      </w:r>
    </w:p>
    <w:p w14:paraId="77740AAB">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5.</w:t>
      </w:r>
      <w:r>
        <w:rPr>
          <w:rFonts w:ascii="Consolas" w:hAnsi="Consolas" w:eastAsia="Consolas" w:cs="Consolas"/>
          <w:color w:val="383A42"/>
          <w:kern w:val="0"/>
          <w:szCs w:val="21"/>
          <w:shd w:val="clear" w:color="auto" w:fill="F8F8F8"/>
          <w:lang w:bidi="ar"/>
        </w:rPr>
        <w:t> 如果决定交易（BUY/SELL），请同时调用相应的工具执行交易</w:t>
      </w:r>
    </w:p>
    <w:p w14:paraId="39CA4120">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6.</w:t>
      </w:r>
      <w:r>
        <w:rPr>
          <w:rFonts w:ascii="Consolas" w:hAnsi="Consolas" w:eastAsia="Consolas" w:cs="Consolas"/>
          <w:color w:val="383A42"/>
          <w:kern w:val="0"/>
          <w:szCs w:val="21"/>
          <w:shd w:val="clear" w:color="auto" w:fill="FAFAFA"/>
          <w:lang w:bidi="ar"/>
        </w:rPr>
        <w:t> 请详细填写每个字段，确保JSON格式正确</w:t>
      </w:r>
    </w:p>
    <w:p w14:paraId="1F313DF8">
      <w:pPr>
        <w:widowControl/>
        <w:shd w:val="clear" w:color="auto" w:fill="F8F8F8"/>
        <w:jc w:val="left"/>
        <w:rPr>
          <w:sz w:val="24"/>
        </w:rPr>
      </w:pPr>
      <w:r>
        <w:rPr>
          <w:rFonts w:ascii="Consolas" w:hAnsi="Consolas" w:eastAsia="Consolas" w:cs="Consolas"/>
          <w:color w:val="986801"/>
          <w:kern w:val="0"/>
          <w:szCs w:val="21"/>
          <w:shd w:val="clear" w:color="auto" w:fill="F8F8F8"/>
          <w:lang w:bidi="ar"/>
        </w:rPr>
        <w:t>7.</w:t>
      </w:r>
      <w:r>
        <w:rPr>
          <w:rFonts w:ascii="Consolas" w:hAnsi="Consolas" w:eastAsia="Consolas" w:cs="Consolas"/>
          <w:color w:val="383A42"/>
          <w:kern w:val="0"/>
          <w:szCs w:val="21"/>
          <w:shd w:val="clear" w:color="auto" w:fill="F8F8F8"/>
          <w:lang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3F2328AA">
      <w:pPr>
        <w:spacing w:line="400" w:lineRule="exact"/>
        <w:ind w:firstLine="480" w:firstLineChars="200"/>
        <w:rPr>
          <w:rFonts w:hint="eastAsia" w:ascii="黑体" w:hAnsi="黑体" w:cs="黑体"/>
          <w:sz w:val="28"/>
          <w:szCs w:val="28"/>
        </w:rPr>
      </w:pPr>
      <w:r>
        <w:rPr>
          <w:rFonts w:hint="eastAsia"/>
          <w:sz w:val="24"/>
        </w:rPr>
        <w:t>每次构建</w:t>
      </w:r>
      <w:r>
        <w:rPr>
          <w:sz w:val="24"/>
        </w:rPr>
        <w:t>AiServices</w:t>
      </w:r>
      <w:r>
        <w:rPr>
          <w:rFonts w:hint="eastAsia"/>
          <w:sz w:val="24"/>
        </w:rPr>
        <w:t>代理时，</w:t>
      </w:r>
      <w:r>
        <w:rPr>
          <w:sz w:val="24"/>
        </w:rPr>
        <w:t>AgentFactory</w:t>
      </w:r>
      <w:r>
        <w:rPr>
          <w:rFonts w:hint="eastAsia"/>
          <w:sz w:val="24"/>
        </w:rPr>
        <w:t>会读取对应的文件内容并将其设置为</w:t>
      </w:r>
      <w:r>
        <w:rPr>
          <w:sz w:val="24"/>
        </w:rPr>
        <w:t>SystemMessage</w:t>
      </w:r>
      <w:r>
        <w:rPr>
          <w:rFonts w:hint="eastAsia"/>
          <w:sz w:val="24"/>
        </w:rPr>
        <w:t>。外置的提示词具备可热修改的特性，便于笔者在实验过程中快速调整</w:t>
      </w:r>
      <w:r>
        <w:rPr>
          <w:sz w:val="24"/>
        </w:rPr>
        <w:t>AI</w:t>
      </w:r>
      <w:r>
        <w:rPr>
          <w:rFonts w:hint="eastAsia"/>
          <w:sz w:val="24"/>
        </w:rPr>
        <w:t>的引导方向，而无需重新编译代码。</w:t>
      </w:r>
    </w:p>
    <w:p w14:paraId="42DBC5DE">
      <w:pPr>
        <w:spacing w:line="400" w:lineRule="exact"/>
        <w:outlineLvl w:val="2"/>
        <w:rPr>
          <w:rFonts w:hint="eastAsia" w:ascii="黑体" w:hAnsi="黑体" w:eastAsia="黑体" w:cs="黑体"/>
          <w:sz w:val="28"/>
          <w:szCs w:val="28"/>
        </w:rPr>
      </w:pPr>
      <w:bookmarkStart w:id="48" w:name="_Toc2018"/>
      <w:r>
        <w:rPr>
          <w:rFonts w:hint="eastAsia" w:ascii="黑体" w:hAnsi="黑体" w:eastAsia="黑体" w:cs="黑体"/>
          <w:sz w:val="28"/>
          <w:szCs w:val="28"/>
        </w:rPr>
        <w:t>5.2.3 单次决策的无状态设计</w:t>
      </w:r>
      <w:bookmarkEnd w:id="48"/>
    </w:p>
    <w:p w14:paraId="0442B3C3">
      <w:pPr>
        <w:spacing w:line="400" w:lineRule="exact"/>
        <w:ind w:firstLine="480" w:firstLineChars="200"/>
        <w:rPr>
          <w:sz w:val="24"/>
        </w:rPr>
      </w:pPr>
      <w:r>
        <w:rPr>
          <w:rFonts w:hint="eastAsia"/>
          <w:sz w:val="24"/>
        </w:rPr>
        <w:t>在</w:t>
      </w:r>
      <w:r>
        <w:rPr>
          <w:sz w:val="24"/>
        </w:rPr>
        <w:t>AI</w:t>
      </w:r>
      <w:r>
        <w:rPr>
          <w:rFonts w:hint="eastAsia"/>
          <w:sz w:val="24"/>
        </w:rPr>
        <w:t>辅助交易模块中，每次决策都为独立的无状态的</w:t>
      </w:r>
      <w:r>
        <w:rPr>
          <w:sz w:val="24"/>
        </w:rPr>
        <w:t>Session</w:t>
      </w:r>
      <w:r>
        <w:rPr>
          <w:rFonts w:hint="eastAsia"/>
          <w:sz w:val="24"/>
        </w:rPr>
        <w:t>。前端点击“</w:t>
      </w:r>
      <w:r>
        <w:rPr>
          <w:sz w:val="24"/>
        </w:rPr>
        <w:t>AI</w:t>
      </w:r>
      <w:r>
        <w:rPr>
          <w:rFonts w:hint="eastAsia"/>
          <w:sz w:val="24"/>
        </w:rPr>
        <w:t>决策”按钮后，后端将构造全新的</w:t>
      </w:r>
      <w:r>
        <w:rPr>
          <w:sz w:val="24"/>
        </w:rPr>
        <w:t>TradingContext</w:t>
      </w:r>
      <w:r>
        <w:rPr>
          <w:rFonts w:hint="eastAsia"/>
          <w:sz w:val="24"/>
        </w:rPr>
        <w:t>对象，其中包含当前的市场快照和</w:t>
      </w:r>
      <w:r>
        <w:rPr>
          <w:sz w:val="24"/>
        </w:rPr>
        <w:t>AI</w:t>
      </w:r>
      <w:r>
        <w:rPr>
          <w:rFonts w:hint="eastAsia"/>
          <w:sz w:val="24"/>
        </w:rPr>
        <w:t>持仓数据，拼接到</w:t>
      </w:r>
      <w:r>
        <w:rPr>
          <w:sz w:val="24"/>
        </w:rPr>
        <w:t>prompt</w:t>
      </w:r>
      <w:r>
        <w:rPr>
          <w:rFonts w:hint="eastAsia"/>
          <w:sz w:val="24"/>
        </w:rPr>
        <w:t>中提交给模型进行推理。推理结束，展示到前端后推理过程则被抛弃。此设计避免了复杂的上下文管理，也很大程度降低了对话带来的高昂</w:t>
      </w:r>
      <w:r>
        <w:rPr>
          <w:sz w:val="24"/>
          <w:lang w:val="en-IE"/>
        </w:rPr>
        <w:t>token</w:t>
      </w:r>
      <w:r>
        <w:rPr>
          <w:rFonts w:hint="eastAsia"/>
          <w:sz w:val="24"/>
        </w:rPr>
        <w:t>费用。</w:t>
      </w:r>
    </w:p>
    <w:p w14:paraId="0DF6F8B7">
      <w:pPr>
        <w:spacing w:line="400" w:lineRule="exact"/>
        <w:ind w:firstLine="480" w:firstLineChars="200"/>
        <w:rPr>
          <w:sz w:val="24"/>
        </w:rPr>
      </w:pPr>
      <w:r>
        <w:rPr>
          <w:rFonts w:hint="eastAsia"/>
          <w:sz w:val="24"/>
        </w:rPr>
        <w:t>斗兽场模块的设计则不一样。Langchain4j提供了管理上下文记忆的接口，笔者使用了MessageWindowChatMemory滑动窗口容器存储会话记忆。每个</w:t>
      </w:r>
      <w:r>
        <w:rPr>
          <w:sz w:val="24"/>
        </w:rPr>
        <w:t>AI</w:t>
      </w:r>
      <w:r>
        <w:rPr>
          <w:rFonts w:hint="eastAsia"/>
          <w:sz w:val="24"/>
        </w:rPr>
        <w:t xml:space="preserve">在博弈过程中维护这样的短期记忆容器，执行先进先出的淘汰策略，仅记录离自己最近的五轮操作摘要（如“上轮用100 </w:t>
      </w:r>
      <w:r>
        <w:rPr>
          <w:sz w:val="24"/>
        </w:rPr>
        <w:t>T</w:t>
      </w:r>
      <w:r>
        <w:rPr>
          <w:rFonts w:hint="eastAsia"/>
          <w:sz w:val="24"/>
        </w:rPr>
        <w:t xml:space="preserve">1换得52 </w:t>
      </w:r>
      <w:r>
        <w:rPr>
          <w:sz w:val="24"/>
        </w:rPr>
        <w:t>T</w:t>
      </w:r>
      <w:r>
        <w:rPr>
          <w:rFonts w:hint="eastAsia"/>
          <w:sz w:val="24"/>
        </w:rPr>
        <w:t>2，原因是</w:t>
      </w:r>
      <w:r>
        <w:rPr>
          <w:sz w:val="24"/>
        </w:rPr>
        <w:t>RSI</w:t>
      </w:r>
      <w:r>
        <w:rPr>
          <w:rFonts w:hint="eastAsia"/>
          <w:sz w:val="24"/>
        </w:rPr>
        <w:t>显示超卖”），该操作摘要是由买卖接口的日志直接注入所有Agent的记忆容器中。这样，</w:t>
      </w:r>
      <w:r>
        <w:rPr>
          <w:sz w:val="24"/>
        </w:rPr>
        <w:t>AI</w:t>
      </w:r>
      <w:r>
        <w:rPr>
          <w:rFonts w:hint="eastAsia"/>
          <w:sz w:val="24"/>
        </w:rPr>
        <w:t>就能够在决策时参考自身和其他Agent的历史行为，增加推理的连贯性。短期记忆也不会跨轮次进行无限累计，避免了提示词的膨胀。</w:t>
      </w:r>
    </w:p>
    <w:p w14:paraId="56B032C9">
      <w:pPr>
        <w:spacing w:line="400" w:lineRule="exact"/>
        <w:outlineLvl w:val="2"/>
        <w:rPr>
          <w:rFonts w:hint="eastAsia" w:ascii="黑体" w:hAnsi="黑体" w:eastAsia="黑体" w:cs="黑体"/>
          <w:sz w:val="28"/>
          <w:szCs w:val="28"/>
        </w:rPr>
      </w:pPr>
      <w:bookmarkStart w:id="49" w:name="_Toc5003"/>
      <w:r>
        <w:rPr>
          <w:rFonts w:hint="eastAsia" w:ascii="黑体" w:hAnsi="黑体" w:eastAsia="黑体" w:cs="黑体"/>
          <w:sz w:val="28"/>
          <w:szCs w:val="28"/>
        </w:rPr>
        <w:t>5.2.4 线程池配置</w:t>
      </w:r>
      <w:bookmarkEnd w:id="49"/>
    </w:p>
    <w:p w14:paraId="40992C99">
      <w:pPr>
        <w:spacing w:line="400" w:lineRule="exact"/>
        <w:ind w:firstLine="480" w:firstLineChars="200"/>
        <w:rPr>
          <w:sz w:val="24"/>
        </w:rPr>
      </w:pPr>
      <w:r>
        <w:rPr>
          <w:rFonts w:hint="eastAsia"/>
          <w:sz w:val="24"/>
        </w:rPr>
        <w:t>在本系统的多线程场景中，调用大模型</w:t>
      </w:r>
      <w:r>
        <w:rPr>
          <w:sz w:val="24"/>
        </w:rPr>
        <w:t>API</w:t>
      </w:r>
      <w:r>
        <w:rPr>
          <w:rFonts w:hint="eastAsia"/>
          <w:sz w:val="24"/>
        </w:rPr>
        <w:t>响应时间从数秒到数十秒不等，属于典型的</w:t>
      </w:r>
      <w:r>
        <w:rPr>
          <w:sz w:val="24"/>
        </w:rPr>
        <w:t>I</w:t>
      </w:r>
      <w:r>
        <w:rPr>
          <w:rFonts w:hint="eastAsia"/>
          <w:sz w:val="24"/>
        </w:rPr>
        <w:t>/</w:t>
      </w:r>
      <w:r>
        <w:rPr>
          <w:sz w:val="24"/>
        </w:rPr>
        <w:t>O</w:t>
      </w:r>
      <w:r>
        <w:rPr>
          <w:rFonts w:hint="eastAsia"/>
          <w:sz w:val="24"/>
        </w:rPr>
        <w:t>密集型任务。该类型任务可以通过增加并发度或调用异步非阻塞</w:t>
      </w:r>
      <w:r>
        <w:rPr>
          <w:sz w:val="24"/>
        </w:rPr>
        <w:t>rpc</w:t>
      </w:r>
      <w:r>
        <w:rPr>
          <w:rFonts w:hint="eastAsia"/>
          <w:sz w:val="24"/>
        </w:rPr>
        <w:t>进行优化，而本系统的大模型接口并不支持异步调用，只能同步阻塞，等待其返回数据。所以为了充分利用系统资源，笔者结合了机器性能（12核）和任务特性（极高的调用耗时），为</w:t>
      </w:r>
      <w:r>
        <w:rPr>
          <w:sz w:val="24"/>
        </w:rPr>
        <w:t>AI</w:t>
      </w:r>
      <w:r>
        <w:rPr>
          <w:rFonts w:hint="eastAsia"/>
          <w:sz w:val="24"/>
        </w:rPr>
        <w:t>决策模块配置了独立的线程池，并设计了定制化的参数：</w:t>
      </w:r>
    </w:p>
    <w:p w14:paraId="4F50D2C8">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@Bean</w:t>
      </w:r>
      <w:r>
        <w:rPr>
          <w:rFonts w:ascii="Consolas" w:hAnsi="Consolas" w:eastAsia="Consolas" w:cs="Consolas"/>
          <w:color w:val="383A42"/>
          <w:kern w:val="0"/>
          <w:szCs w:val="21"/>
          <w:shd w:val="clear" w:color="auto" w:fill="FAFAFA"/>
          <w:lang w:bidi="ar"/>
        </w:rPr>
        <w:t>(</w:t>
      </w:r>
      <w:r>
        <w:rPr>
          <w:rFonts w:ascii="Consolas" w:hAnsi="Consolas" w:eastAsia="Consolas" w:cs="Consolas"/>
          <w:color w:val="50A14F"/>
          <w:kern w:val="0"/>
          <w:szCs w:val="21"/>
          <w:shd w:val="clear" w:color="auto" w:fill="FAFAFA"/>
          <w:lang w:bidi="ar"/>
        </w:rPr>
        <w:t>"aiExecutor"</w:t>
      </w:r>
      <w:r>
        <w:rPr>
          <w:rFonts w:ascii="Consolas" w:hAnsi="Consolas" w:eastAsia="Consolas" w:cs="Consolas"/>
          <w:color w:val="383A42"/>
          <w:kern w:val="0"/>
          <w:szCs w:val="21"/>
          <w:shd w:val="clear" w:color="auto" w:fill="FAFAFA"/>
          <w:lang w:bidi="ar"/>
        </w:rPr>
        <w:t>)</w:t>
      </w:r>
    </w:p>
    <w:p w14:paraId="6AB31D64">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ExecutorService aiExecutor() {</w:t>
      </w:r>
    </w:p>
    <w:p w14:paraId="747B84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ThreadPoolExecutor(</w:t>
      </w:r>
    </w:p>
    <w:p w14:paraId="418DA64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12</w:t>
      </w:r>
      <w:r>
        <w:rPr>
          <w:rFonts w:ascii="Consolas" w:hAnsi="Consolas" w:eastAsia="Consolas" w:cs="Consolas"/>
          <w:color w:val="383A42"/>
          <w:kern w:val="0"/>
          <w:szCs w:val="21"/>
          <w:shd w:val="clear" w:color="auto" w:fill="F8F8F8"/>
          <w:lang w:bidi="ar"/>
        </w:rPr>
        <w:t>,                                </w:t>
      </w:r>
      <w:r>
        <w:rPr>
          <w:rFonts w:ascii="Consolas" w:hAnsi="Consolas" w:eastAsia="Consolas" w:cs="Consolas"/>
          <w:i/>
          <w:iCs/>
          <w:color w:val="A0A1A7"/>
          <w:kern w:val="0"/>
          <w:szCs w:val="21"/>
          <w:shd w:val="clear" w:color="auto" w:fill="F8F8F8"/>
          <w:lang w:bidi="ar"/>
        </w:rPr>
        <w:t>// 核心线程数，cpu核心数量为12</w:t>
      </w:r>
    </w:p>
    <w:p w14:paraId="7230C49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60</w:t>
      </w:r>
      <w:r>
        <w:rPr>
          <w:rFonts w:ascii="Consolas" w:hAnsi="Consolas" w:eastAsia="Consolas" w:cs="Consolas"/>
          <w:color w:val="383A42"/>
          <w:kern w:val="0"/>
          <w:szCs w:val="21"/>
          <w:shd w:val="clear" w:color="auto" w:fill="FAFAFA"/>
          <w:lang w:bidi="ar"/>
        </w:rPr>
        <w:t>,                                 </w:t>
      </w:r>
      <w:r>
        <w:rPr>
          <w:rFonts w:ascii="Consolas" w:hAnsi="Consolas" w:eastAsia="Consolas" w:cs="Consolas"/>
          <w:i/>
          <w:iCs/>
          <w:color w:val="A0A1A7"/>
          <w:kern w:val="0"/>
          <w:szCs w:val="21"/>
          <w:shd w:val="clear" w:color="auto" w:fill="FAFAFA"/>
          <w:lang w:bidi="ar"/>
        </w:rPr>
        <w:t>// 最大线程数</w:t>
      </w:r>
    </w:p>
    <w:p w14:paraId="53F2A3A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60L, TimeUnit.SECONDS,          </w:t>
      </w:r>
      <w:r>
        <w:rPr>
          <w:rFonts w:ascii="Consolas" w:hAnsi="Consolas" w:eastAsia="Consolas" w:cs="Consolas"/>
          <w:i/>
          <w:iCs/>
          <w:color w:val="A0A1A7"/>
          <w:kern w:val="0"/>
          <w:szCs w:val="21"/>
          <w:shd w:val="clear" w:color="auto" w:fill="F8F8F8"/>
          <w:lang w:bidi="ar"/>
        </w:rPr>
        <w:t>// 空闲线程存活时间</w:t>
      </w:r>
    </w:p>
    <w:p w14:paraId="1E7E275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LinkedBlockingQueue&lt;&gt;(),     </w:t>
      </w:r>
      <w:r>
        <w:rPr>
          <w:rFonts w:ascii="Consolas" w:hAnsi="Consolas" w:eastAsia="Consolas" w:cs="Consolas"/>
          <w:i/>
          <w:iCs/>
          <w:color w:val="A0A1A7"/>
          <w:kern w:val="0"/>
          <w:szCs w:val="21"/>
          <w:shd w:val="clear" w:color="auto" w:fill="FAFAFA"/>
          <w:lang w:bidi="ar"/>
        </w:rPr>
        <w:t>// 任务队列容量</w:t>
      </w:r>
    </w:p>
    <w:p w14:paraId="68B852B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ThreadPoolExecutor.CallerRunsPolicy() </w:t>
      </w:r>
      <w:r>
        <w:rPr>
          <w:rFonts w:ascii="Consolas" w:hAnsi="Consolas" w:eastAsia="Consolas" w:cs="Consolas"/>
          <w:i/>
          <w:iCs/>
          <w:color w:val="A0A1A7"/>
          <w:kern w:val="0"/>
          <w:szCs w:val="21"/>
          <w:shd w:val="clear" w:color="auto" w:fill="F8F8F8"/>
          <w:lang w:bidi="ar"/>
        </w:rPr>
        <w:t>//拒绝策略</w:t>
      </w:r>
    </w:p>
    <w:p w14:paraId="0249A74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5EA2E0C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w:t>
      </w:r>
    </w:p>
    <w:p w14:paraId="2995FC8D">
      <w:pPr>
        <w:spacing w:line="400" w:lineRule="exact"/>
        <w:ind w:firstLine="480" w:firstLineChars="200"/>
        <w:rPr>
          <w:sz w:val="24"/>
        </w:rPr>
      </w:pPr>
      <w:r>
        <w:rPr>
          <w:rFonts w:hint="eastAsia"/>
          <w:sz w:val="24"/>
        </w:rPr>
        <w:t>部署本系统的机器</w:t>
      </w:r>
      <w:r>
        <w:rPr>
          <w:sz w:val="24"/>
        </w:rPr>
        <w:t>cpu</w:t>
      </w:r>
      <w:r>
        <w:rPr>
          <w:rFonts w:hint="eastAsia"/>
          <w:sz w:val="24"/>
        </w:rPr>
        <w:t>内核数为12，考虑到大模型</w:t>
      </w:r>
      <w:r>
        <w:rPr>
          <w:sz w:val="24"/>
        </w:rPr>
        <w:t>API</w:t>
      </w:r>
      <w:r>
        <w:rPr>
          <w:rFonts w:hint="eastAsia"/>
          <w:sz w:val="24"/>
        </w:rPr>
        <w:t>的耗时极长，且并发限制较为宽松，笔者配置了核心线程数为12，最大线程数为60和链表型的任务队列。其中核心线程对应</w:t>
      </w:r>
      <w:r>
        <w:rPr>
          <w:sz w:val="24"/>
        </w:rPr>
        <w:t>cpu</w:t>
      </w:r>
      <w:r>
        <w:rPr>
          <w:rFonts w:hint="eastAsia"/>
          <w:sz w:val="24"/>
        </w:rPr>
        <w:t>内核，理想情况下一个内核执行一个任务，60的最大线程数提升系统的并发能力，如果出现60个线程都被占用的情况，多余的任务会暂存到无限长的任务队列中，有效缓冲瞬时的流量高峰；拒绝策略为</w:t>
      </w:r>
      <w:r>
        <w:rPr>
          <w:sz w:val="24"/>
        </w:rPr>
        <w:t>CallerRunsPolicy</w:t>
      </w:r>
      <w:r>
        <w:rPr>
          <w:rFonts w:hint="eastAsia"/>
          <w:sz w:val="24"/>
        </w:rPr>
        <w:t>，防止任务丢失。经压力测试，该配置足以支撑5</w:t>
      </w:r>
      <w:r>
        <w:rPr>
          <w:sz w:val="24"/>
        </w:rPr>
        <w:t>qps</w:t>
      </w:r>
      <w:r>
        <w:rPr>
          <w:rFonts w:hint="eastAsia"/>
          <w:sz w:val="24"/>
        </w:rPr>
        <w:t>的并发量，足以满足系统对</w:t>
      </w:r>
      <w:r>
        <w:rPr>
          <w:sz w:val="24"/>
        </w:rPr>
        <w:t>AI</w:t>
      </w:r>
      <w:r>
        <w:rPr>
          <w:rFonts w:hint="eastAsia"/>
          <w:sz w:val="24"/>
        </w:rPr>
        <w:t>决策的并发需求。</w:t>
      </w:r>
    </w:p>
    <w:p w14:paraId="7A0677EC">
      <w:pPr>
        <w:pStyle w:val="11"/>
        <w:spacing w:line="400" w:lineRule="exact"/>
        <w:outlineLvl w:val="1"/>
        <w:rPr>
          <w:rFonts w:hint="eastAsia" w:ascii="黑体" w:eastAsia="黑体"/>
          <w:sz w:val="30"/>
          <w:lang w:eastAsia="zh-CN"/>
        </w:rPr>
      </w:pPr>
      <w:bookmarkStart w:id="50" w:name="_Toc15497"/>
      <w:r>
        <w:rPr>
          <w:rFonts w:hint="eastAsia" w:ascii="黑体" w:eastAsia="黑体"/>
          <w:sz w:val="30"/>
        </w:rPr>
        <w:t>5.3 模拟交易模块</w:t>
      </w:r>
      <w:bookmarkEnd w:id="50"/>
      <w:r>
        <w:rPr>
          <w:rFonts w:hint="eastAsia" w:ascii="黑体" w:eastAsia="黑体"/>
          <w:sz w:val="30"/>
          <w:lang w:eastAsia="zh-CN"/>
        </w:rPr>
        <w:t>实现</w:t>
      </w:r>
    </w:p>
    <w:p w14:paraId="65339C9B">
      <w:pPr>
        <w:spacing w:line="400" w:lineRule="exact"/>
        <w:outlineLvl w:val="2"/>
        <w:rPr>
          <w:rFonts w:hint="eastAsia" w:ascii="黑体" w:hAnsi="黑体" w:eastAsia="黑体" w:cs="黑体"/>
          <w:sz w:val="28"/>
          <w:szCs w:val="28"/>
        </w:rPr>
      </w:pPr>
      <w:bookmarkStart w:id="51" w:name="_Toc8463"/>
      <w:r>
        <w:rPr>
          <w:rFonts w:hint="eastAsia" w:ascii="黑体" w:hAnsi="黑体" w:eastAsia="黑体" w:cs="黑体"/>
          <w:sz w:val="28"/>
          <w:szCs w:val="28"/>
        </w:rPr>
        <w:t>5.3.1 买卖工具方法</w:t>
      </w:r>
      <w:bookmarkEnd w:id="51"/>
    </w:p>
    <w:p w14:paraId="080BDA87">
      <w:pPr>
        <w:spacing w:line="400" w:lineRule="exact"/>
        <w:ind w:firstLine="480" w:firstLineChars="200"/>
        <w:rPr>
          <w:sz w:val="24"/>
        </w:rPr>
      </w:pPr>
      <w:r>
        <w:rPr>
          <w:rFonts w:hint="eastAsia"/>
          <w:sz w:val="24"/>
        </w:rPr>
        <w:t>工具方法本质上就是由</w:t>
      </w:r>
      <w:r>
        <w:rPr>
          <w:sz w:val="24"/>
        </w:rPr>
        <w:t>Java</w:t>
      </w:r>
      <w:r>
        <w:rPr>
          <w:rFonts w:hint="eastAsia"/>
          <w:sz w:val="24"/>
        </w:rPr>
        <w:t>实现的代码逻辑，本系统的</w:t>
      </w:r>
      <w:r>
        <w:rPr>
          <w:sz w:val="24"/>
        </w:rPr>
        <w:t>buy</w:t>
      </w:r>
      <w:r>
        <w:rPr>
          <w:rFonts w:hint="eastAsia"/>
          <w:sz w:val="24"/>
        </w:rPr>
        <w:t>/</w:t>
      </w:r>
      <w:r>
        <w:rPr>
          <w:sz w:val="24"/>
        </w:rPr>
        <w:t>sell</w:t>
      </w:r>
      <w:r>
        <w:rPr>
          <w:rFonts w:hint="eastAsia"/>
          <w:sz w:val="24"/>
        </w:rPr>
        <w:t>方法都加上了@</w:t>
      </w:r>
      <w:r>
        <w:rPr>
          <w:sz w:val="24"/>
        </w:rPr>
        <w:t>Tool</w:t>
      </w:r>
      <w:r>
        <w:rPr>
          <w:rFonts w:hint="eastAsia"/>
          <w:sz w:val="24"/>
        </w:rPr>
        <w:t>注解，由</w:t>
      </w:r>
      <w:r>
        <w:rPr>
          <w:sz w:val="24"/>
        </w:rPr>
        <w:t>AiService</w:t>
      </w:r>
      <w:r>
        <w:rPr>
          <w:rFonts w:hint="eastAsia"/>
          <w:sz w:val="24"/>
        </w:rPr>
        <w:t>调用反射执行。下面给出买入方法，完整实现如下：</w:t>
      </w:r>
    </w:p>
    <w:p w14:paraId="49CB15F4">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0F16123A">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@Transactional(value = </w:t>
      </w:r>
      <w:r>
        <w:rPr>
          <w:rFonts w:ascii="Consolas" w:hAnsi="Consolas" w:eastAsia="Consolas" w:cs="Consolas"/>
          <w:color w:val="50A14F"/>
          <w:kern w:val="0"/>
          <w:szCs w:val="21"/>
          <w:shd w:val="clear" w:color="auto" w:fill="FAFAFA"/>
          <w:lang w:bidi="ar"/>
        </w:rPr>
        <w:t>"Exception"</w:t>
      </w:r>
      <w:r>
        <w:rPr>
          <w:rFonts w:ascii="Consolas" w:hAnsi="Consolas" w:eastAsia="Consolas" w:cs="Consolas"/>
          <w:color w:val="986801"/>
          <w:kern w:val="0"/>
          <w:szCs w:val="21"/>
          <w:shd w:val="clear" w:color="auto" w:fill="F8F8F8"/>
          <w:lang w:bidi="ar"/>
        </w:rPr>
        <w:t>)</w:t>
      </w:r>
    </w:p>
    <w:p w14:paraId="5CC5F3B7">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String buy(String symbol,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amount) {</w:t>
      </w:r>
    </w:p>
    <w:p w14:paraId="3123999C">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StockInfo</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w:t>
      </w:r>
      <w:r>
        <w:rPr>
          <w:rFonts w:ascii="Consolas" w:hAnsi="Consolas" w:eastAsia="Consolas" w:cs="Consolas"/>
          <w:color w:val="383A42"/>
          <w:kern w:val="0"/>
          <w:szCs w:val="21"/>
          <w:shd w:val="clear" w:color="auto" w:fill="F8F8F8"/>
          <w:lang w:bidi="ar"/>
        </w:rPr>
        <w:t> = stockInfoRepository.findBySymbol(symbol)</w:t>
      </w:r>
    </w:p>
    <w:p w14:paraId="3DC8BF4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IllegalArgumentException(</w:t>
      </w:r>
      <w:r>
        <w:rPr>
          <w:rFonts w:ascii="Consolas" w:hAnsi="Consolas" w:eastAsia="Consolas" w:cs="Consolas"/>
          <w:color w:val="50A14F"/>
          <w:kern w:val="0"/>
          <w:szCs w:val="21"/>
          <w:shd w:val="clear" w:color="auto" w:fill="FAFAFA"/>
          <w:lang w:bidi="ar"/>
        </w:rPr>
        <w:t>"无效股票代码"</w:t>
      </w:r>
      <w:r>
        <w:rPr>
          <w:rFonts w:ascii="Consolas" w:hAnsi="Consolas" w:eastAsia="Consolas" w:cs="Consolas"/>
          <w:color w:val="383A42"/>
          <w:kern w:val="0"/>
          <w:szCs w:val="21"/>
          <w:shd w:val="clear" w:color="auto" w:fill="FAFAFA"/>
          <w:lang w:bidi="ar"/>
        </w:rPr>
        <w:t>));</w:t>
      </w:r>
    </w:p>
    <w:p w14:paraId="595DE25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currentPrice</w:t>
      </w:r>
      <w:r>
        <w:rPr>
          <w:rFonts w:ascii="Consolas" w:hAnsi="Consolas" w:eastAsia="Consolas" w:cs="Consolas"/>
          <w:color w:val="383A42"/>
          <w:kern w:val="0"/>
          <w:szCs w:val="21"/>
          <w:shd w:val="clear" w:color="auto" w:fill="F8F8F8"/>
          <w:lang w:bidi="ar"/>
        </w:rPr>
        <w:t> = stockPriceRepository.findTopByStockIdOrderByTradeDateDesc(stock.getId())</w:t>
      </w:r>
    </w:p>
    <w:p w14:paraId="01C06F7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IllegalStateException(</w:t>
      </w:r>
      <w:r>
        <w:rPr>
          <w:rFonts w:ascii="Consolas" w:hAnsi="Consolas" w:eastAsia="Consolas" w:cs="Consolas"/>
          <w:color w:val="50A14F"/>
          <w:kern w:val="0"/>
          <w:szCs w:val="21"/>
          <w:shd w:val="clear" w:color="auto" w:fill="FAFAFA"/>
          <w:lang w:bidi="ar"/>
        </w:rPr>
        <w:t>"无行情数据"</w:t>
      </w:r>
      <w:r>
        <w:rPr>
          <w:rFonts w:ascii="Consolas" w:hAnsi="Consolas" w:eastAsia="Consolas" w:cs="Consolas"/>
          <w:color w:val="383A42"/>
          <w:kern w:val="0"/>
          <w:szCs w:val="21"/>
          <w:shd w:val="clear" w:color="auto" w:fill="FAFAFA"/>
          <w:lang w:bidi="ar"/>
        </w:rPr>
        <w:t>)).getClose();</w:t>
      </w:r>
    </w:p>
    <w:p w14:paraId="4E80A52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requiredCash</w:t>
      </w:r>
      <w:r>
        <w:rPr>
          <w:rFonts w:ascii="Consolas" w:hAnsi="Consolas" w:eastAsia="Consolas" w:cs="Consolas"/>
          <w:color w:val="383A42"/>
          <w:kern w:val="0"/>
          <w:szCs w:val="21"/>
          <w:shd w:val="clear" w:color="auto" w:fill="F8F8F8"/>
          <w:lang w:bidi="ar"/>
        </w:rPr>
        <w:t> = currentPrice * amount;</w:t>
      </w:r>
    </w:p>
    <w:p w14:paraId="384CDE94">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AiTrader</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trader</w:t>
      </w:r>
      <w:r>
        <w:rPr>
          <w:rFonts w:ascii="Consolas" w:hAnsi="Consolas" w:eastAsia="Consolas" w:cs="Consolas"/>
          <w:color w:val="383A42"/>
          <w:kern w:val="0"/>
          <w:szCs w:val="21"/>
          <w:shd w:val="clear" w:color="auto" w:fill="FAFAFA"/>
          <w:lang w:bidi="ar"/>
        </w:rPr>
        <w:t> = getCurrentTrader();</w:t>
      </w:r>
    </w:p>
    <w:p w14:paraId="7803A59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(trader.getCashBalance() &lt; requiredCash) {</w:t>
      </w:r>
    </w:p>
    <w:p w14:paraId="3EF452D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50A14F"/>
          <w:kern w:val="0"/>
          <w:szCs w:val="21"/>
          <w:shd w:val="clear" w:color="auto" w:fill="FAFAFA"/>
          <w:lang w:bidi="ar"/>
        </w:rPr>
        <w:t>"买入失败：现金余额不足"</w:t>
      </w:r>
      <w:r>
        <w:rPr>
          <w:rFonts w:ascii="Consolas" w:hAnsi="Consolas" w:eastAsia="Consolas" w:cs="Consolas"/>
          <w:color w:val="383A42"/>
          <w:kern w:val="0"/>
          <w:szCs w:val="21"/>
          <w:shd w:val="clear" w:color="auto" w:fill="FAFAFA"/>
          <w:lang w:bidi="ar"/>
        </w:rPr>
        <w:t>;</w:t>
      </w:r>
    </w:p>
    <w:p w14:paraId="3E1A08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07BF11C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trader.setCashBalance(trader.getCashBalance() - requiredCash);</w:t>
      </w:r>
    </w:p>
    <w:p w14:paraId="481ACCA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aiTraderRepository.save(trader);</w:t>
      </w:r>
    </w:p>
    <w:p w14:paraId="4729DAB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AiPosition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position</w:t>
      </w:r>
      <w:r>
        <w:rPr>
          <w:rFonts w:ascii="Consolas" w:hAnsi="Consolas" w:eastAsia="Consolas" w:cs="Consolas"/>
          <w:color w:val="383A42"/>
          <w:kern w:val="0"/>
          <w:szCs w:val="21"/>
          <w:shd w:val="clear" w:color="auto" w:fill="FAFAFA"/>
          <w:lang w:bidi="ar"/>
        </w:rPr>
        <w:t> = aiPositionRepository.findByTraderIdAndStockId(trader.getId(), stock.getId())</w:t>
      </w:r>
    </w:p>
    <w:p w14:paraId="2BB8733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.orElse(</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AiPosition(trader, stock, </w:t>
      </w:r>
      <w:r>
        <w:rPr>
          <w:rFonts w:ascii="Consolas" w:hAnsi="Consolas" w:eastAsia="Consolas" w:cs="Consolas"/>
          <w:color w:val="986801"/>
          <w:kern w:val="0"/>
          <w:szCs w:val="21"/>
          <w:shd w:val="clear" w:color="auto" w:fill="F8F8F8"/>
          <w:lang w:bidi="ar"/>
        </w:rPr>
        <w:t>0</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0.0</w:t>
      </w:r>
      <w:r>
        <w:rPr>
          <w:rFonts w:ascii="Consolas" w:hAnsi="Consolas" w:eastAsia="Consolas" w:cs="Consolas"/>
          <w:color w:val="383A42"/>
          <w:kern w:val="0"/>
          <w:szCs w:val="21"/>
          <w:shd w:val="clear" w:color="auto" w:fill="F8F8F8"/>
          <w:lang w:bidi="ar"/>
        </w:rPr>
        <w:t>));</w:t>
      </w:r>
    </w:p>
    <w:p w14:paraId="5E293C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newQuantity</w:t>
      </w:r>
      <w:r>
        <w:rPr>
          <w:rFonts w:ascii="Consolas" w:hAnsi="Consolas" w:eastAsia="Consolas" w:cs="Consolas"/>
          <w:color w:val="383A42"/>
          <w:kern w:val="0"/>
          <w:szCs w:val="21"/>
          <w:shd w:val="clear" w:color="auto" w:fill="FAFAFA"/>
          <w:lang w:bidi="ar"/>
        </w:rPr>
        <w:t> = position.getQuantity() + amount;</w:t>
      </w:r>
    </w:p>
    <w:p w14:paraId="6EF96EB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newAvgCost</w:t>
      </w:r>
      <w:r>
        <w:rPr>
          <w:rFonts w:ascii="Consolas" w:hAnsi="Consolas" w:eastAsia="Consolas" w:cs="Consolas"/>
          <w:color w:val="383A42"/>
          <w:kern w:val="0"/>
          <w:szCs w:val="21"/>
          <w:shd w:val="clear" w:color="auto" w:fill="F8F8F8"/>
          <w:lang w:bidi="ar"/>
        </w:rPr>
        <w:t> = (position.getAvgCost() * position.getQuantity() + requiredCash) / newQuantity;</w:t>
      </w:r>
    </w:p>
    <w:p w14:paraId="7218576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position.setQuantity(newQuantity);</w:t>
      </w:r>
    </w:p>
    <w:p w14:paraId="2ADE528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position.setAvgCost(newAvgCost);</w:t>
      </w:r>
    </w:p>
    <w:p w14:paraId="2E11CB5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aiPositionRepository.save(position);</w:t>
      </w:r>
    </w:p>
    <w:p w14:paraId="7BB33D9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AiTradeRecord</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record</w:t>
      </w: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AiTradeRecord(trader, stock, TradeType.BUY, amount, currentPrice);</w:t>
      </w:r>
    </w:p>
    <w:p w14:paraId="264FD5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aiTradeRecordRepository.save(record);</w:t>
      </w:r>
    </w:p>
    <w:p w14:paraId="5FB4E60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return</w:t>
      </w:r>
      <w:r>
        <w:rPr>
          <w:rFonts w:ascii="Consolas" w:hAnsi="Consolas" w:eastAsia="Consolas" w:cs="Consolas"/>
          <w:color w:val="383A42"/>
          <w:kern w:val="0"/>
          <w:szCs w:val="21"/>
          <w:shd w:val="clear" w:color="auto" w:fill="F8F8F8"/>
          <w:lang w:bidi="ar"/>
        </w:rPr>
        <w:t> String.format(</w:t>
      </w:r>
      <w:r>
        <w:rPr>
          <w:rFonts w:ascii="Consolas" w:hAnsi="Consolas" w:eastAsia="Consolas" w:cs="Consolas"/>
          <w:color w:val="50A14F"/>
          <w:kern w:val="0"/>
          <w:szCs w:val="21"/>
          <w:shd w:val="clear" w:color="auto" w:fill="F8F8F8"/>
          <w:lang w:bidi="ar"/>
        </w:rPr>
        <w:t>"已买入 %.0f 股 %s，成交价 %.2f，消耗现金 %.2f"</w:t>
      </w:r>
      <w:r>
        <w:rPr>
          <w:rFonts w:ascii="Consolas" w:hAnsi="Consolas" w:eastAsia="Consolas" w:cs="Consolas"/>
          <w:color w:val="383A42"/>
          <w:kern w:val="0"/>
          <w:szCs w:val="21"/>
          <w:shd w:val="clear" w:color="auto" w:fill="F8F8F8"/>
          <w:lang w:bidi="ar"/>
        </w:rPr>
        <w:t>, </w:t>
      </w:r>
    </w:p>
    <w:p w14:paraId="39E92BA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amount, symbol, currentPrice, requiredCash);</w:t>
      </w:r>
    </w:p>
    <w:p w14:paraId="413B82D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w:t>
      </w:r>
    </w:p>
    <w:p w14:paraId="2317A3FD">
      <w:pPr>
        <w:spacing w:line="400" w:lineRule="exact"/>
        <w:ind w:firstLine="480" w:firstLineChars="200"/>
        <w:rPr>
          <w:sz w:val="24"/>
        </w:rPr>
      </w:pPr>
      <w:r>
        <w:rPr>
          <w:rFonts w:hint="eastAsia"/>
          <w:sz w:val="24"/>
        </w:rPr>
        <w:t>如图5.2所示，本方法第一步先校验股票，如果不存在则抛出异常；第二获取当前价格并校验交易者资金大于购买所需，扣除现金持仓；第三是保存交易记录并返回结果。为了避免方法执行到一半中断，导致数据污染，买卖等涉及到多次数据读写的场景，笔者都添加了对应的事务管理机制，以保证事务的原子性。</w:t>
      </w:r>
    </w:p>
    <w:p w14:paraId="5CFADCA0">
      <w:pPr>
        <w:spacing w:line="400" w:lineRule="exact"/>
        <w:ind w:firstLine="480" w:firstLineChars="200"/>
        <w:rPr>
          <w:sz w:val="24"/>
        </w:rPr>
      </w:pPr>
    </w:p>
    <w:p w14:paraId="1EEEDD6A">
      <w:pPr>
        <w:jc w:val="center"/>
        <w:rPr>
          <w:sz w:val="24"/>
        </w:rPr>
      </w:pPr>
      <w:r>
        <w:rPr>
          <w:rFonts w:hint="eastAsia"/>
          <w:sz w:val="24"/>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387975" cy="3881120"/>
                    </a:xfrm>
                    <a:prstGeom prst="rect">
                      <a:avLst/>
                    </a:prstGeom>
                  </pic:spPr>
                </pic:pic>
              </a:graphicData>
            </a:graphic>
          </wp:inline>
        </w:drawing>
      </w:r>
    </w:p>
    <w:p w14:paraId="4CB0E594">
      <w:pPr>
        <w:spacing w:line="400" w:lineRule="exact"/>
        <w:jc w:val="center"/>
        <w:rPr>
          <w:rFonts w:hint="eastAsia" w:ascii="宋体" w:hAnsi="宋体" w:cs="宋体"/>
          <w:szCs w:val="21"/>
          <w:lang w:bidi="ar"/>
        </w:rPr>
      </w:pPr>
      <w:r>
        <w:rPr>
          <w:rFonts w:hint="eastAsia" w:ascii="宋体" w:hAnsi="宋体" w:cs="宋体"/>
          <w:szCs w:val="21"/>
          <w:lang w:bidi="ar"/>
        </w:rPr>
        <w:t>图5.2</w:t>
      </w:r>
      <w:r>
        <w:rPr>
          <w:rFonts w:hint="eastAsia"/>
          <w:szCs w:val="21"/>
          <w:lang w:bidi="ar"/>
        </w:rPr>
        <w:t xml:space="preserve"> AI决策流程</w:t>
      </w:r>
      <w:r>
        <w:rPr>
          <w:rFonts w:hint="eastAsia" w:ascii="宋体" w:hAnsi="宋体" w:cs="宋体"/>
          <w:szCs w:val="21"/>
          <w:lang w:bidi="ar"/>
        </w:rPr>
        <w:t>图</w:t>
      </w:r>
    </w:p>
    <w:p w14:paraId="39642FD7">
      <w:pPr>
        <w:spacing w:line="400" w:lineRule="exact"/>
        <w:jc w:val="center"/>
        <w:rPr>
          <w:rFonts w:hint="eastAsia" w:ascii="宋体" w:hAnsi="宋体" w:cs="宋体"/>
          <w:szCs w:val="21"/>
          <w:lang w:bidi="ar"/>
        </w:rPr>
      </w:pPr>
    </w:p>
    <w:p w14:paraId="538C131C">
      <w:pPr>
        <w:spacing w:line="400" w:lineRule="exact"/>
        <w:outlineLvl w:val="2"/>
        <w:rPr>
          <w:rFonts w:hint="eastAsia" w:ascii="黑体" w:hAnsi="黑体" w:eastAsia="黑体" w:cs="黑体"/>
          <w:sz w:val="28"/>
          <w:szCs w:val="28"/>
        </w:rPr>
      </w:pPr>
      <w:bookmarkStart w:id="52" w:name="_Toc19113"/>
      <w:r>
        <w:rPr>
          <w:rFonts w:hint="eastAsia" w:ascii="黑体" w:hAnsi="黑体" w:eastAsia="黑体" w:cs="黑体"/>
          <w:sz w:val="28"/>
          <w:szCs w:val="28"/>
        </w:rPr>
        <w:t>5.3.2 AI交易员初始化</w:t>
      </w:r>
      <w:bookmarkEnd w:id="52"/>
    </w:p>
    <w:p w14:paraId="3FC6085E">
      <w:pPr>
        <w:spacing w:line="400" w:lineRule="exact"/>
        <w:ind w:firstLine="480" w:firstLineChars="200"/>
        <w:rPr>
          <w:sz w:val="24"/>
        </w:rPr>
      </w:pPr>
      <w:r>
        <w:rPr>
          <w:rFonts w:hint="eastAsia"/>
          <w:sz w:val="24"/>
        </w:rPr>
        <w:t>在本项目初始化时，笔者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2B3BC6E8">
      <w:pPr>
        <w:pStyle w:val="11"/>
        <w:spacing w:line="400" w:lineRule="exact"/>
        <w:outlineLvl w:val="1"/>
        <w:rPr>
          <w:rFonts w:hint="eastAsia" w:ascii="黑体" w:eastAsia="黑体"/>
          <w:sz w:val="30"/>
          <w:lang w:eastAsia="zh-CN"/>
        </w:rPr>
      </w:pPr>
      <w:bookmarkStart w:id="53" w:name="_Toc10057"/>
      <w:r>
        <w:rPr>
          <w:rFonts w:hint="eastAsia" w:ascii="黑体" w:eastAsia="黑体"/>
          <w:sz w:val="30"/>
        </w:rPr>
        <w:t>5.4 区块链斗兽场模块</w:t>
      </w:r>
      <w:bookmarkEnd w:id="53"/>
      <w:r>
        <w:rPr>
          <w:rFonts w:hint="eastAsia" w:ascii="黑体" w:eastAsia="黑体"/>
          <w:sz w:val="30"/>
          <w:lang w:eastAsia="zh-CN"/>
        </w:rPr>
        <w:t>实现</w:t>
      </w:r>
    </w:p>
    <w:p w14:paraId="2F4A7412">
      <w:pPr>
        <w:spacing w:line="400" w:lineRule="exact"/>
        <w:outlineLvl w:val="2"/>
        <w:rPr>
          <w:rFonts w:hint="eastAsia" w:ascii="黑体" w:hAnsi="黑体" w:eastAsia="黑体" w:cs="黑体"/>
          <w:sz w:val="28"/>
          <w:szCs w:val="28"/>
        </w:rPr>
      </w:pPr>
      <w:bookmarkStart w:id="54" w:name="_Toc10318"/>
      <w:r>
        <w:rPr>
          <w:rFonts w:hint="eastAsia" w:ascii="黑体" w:hAnsi="黑体" w:eastAsia="黑体" w:cs="黑体"/>
          <w:sz w:val="28"/>
          <w:szCs w:val="28"/>
        </w:rPr>
        <w:t>5.4.1 角色配置与启动</w:t>
      </w:r>
      <w:bookmarkEnd w:id="54"/>
    </w:p>
    <w:p w14:paraId="56539C72">
      <w:pPr>
        <w:spacing w:line="400" w:lineRule="exact"/>
        <w:ind w:firstLine="480" w:firstLineChars="200"/>
        <w:rPr>
          <w:sz w:val="24"/>
        </w:rPr>
      </w:pPr>
      <w:r>
        <w:rPr>
          <w:rFonts w:hint="eastAsia"/>
          <w:sz w:val="24"/>
        </w:rPr>
        <w:t>在本系统中，用户可以对斗兽场模拟进行配置，比如可以选择Agent的底层模型和提示词风险偏好（稳妥/适中/激进），也可以设置基本的参数，包括AI的数量、总的运行轮数和Agent的初始Token数量，默认是T1、T2、T3各分配1,000单位，托管地址预留10,000单位，模拟开始后，所写的配置将会加载到线程中。</w:t>
      </w:r>
    </w:p>
    <w:p w14:paraId="60A5AD4F">
      <w:pPr>
        <w:spacing w:line="400" w:lineRule="exact"/>
        <w:ind w:firstLine="480" w:firstLineChars="200"/>
        <w:rPr>
          <w:sz w:val="24"/>
        </w:rPr>
      </w:pPr>
    </w:p>
    <w:p w14:paraId="4EF69F1E">
      <w:pPr>
        <w:jc w:val="center"/>
        <w:rPr>
          <w:sz w:val="24"/>
        </w:rPr>
      </w:pPr>
      <w:r>
        <w:rPr>
          <w:rFonts w:hint="eastAsia"/>
          <w:sz w:val="24"/>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375275" cy="4719955"/>
                    </a:xfrm>
                    <a:prstGeom prst="rect">
                      <a:avLst/>
                    </a:prstGeom>
                  </pic:spPr>
                </pic:pic>
              </a:graphicData>
            </a:graphic>
          </wp:inline>
        </w:drawing>
      </w:r>
    </w:p>
    <w:p w14:paraId="66431F8F">
      <w:pPr>
        <w:spacing w:line="400" w:lineRule="exact"/>
        <w:jc w:val="center"/>
        <w:rPr>
          <w:rFonts w:hint="eastAsia" w:ascii="宋体" w:hAnsi="宋体" w:cs="宋体"/>
          <w:szCs w:val="21"/>
          <w:lang w:bidi="ar"/>
        </w:rPr>
      </w:pPr>
      <w:r>
        <w:rPr>
          <w:rFonts w:hint="eastAsia" w:ascii="宋体" w:hAnsi="宋体" w:cs="宋体"/>
          <w:szCs w:val="21"/>
          <w:lang w:bidi="ar"/>
        </w:rPr>
        <w:t>图5.3</w:t>
      </w:r>
      <w:r>
        <w:rPr>
          <w:rFonts w:hint="eastAsia"/>
          <w:szCs w:val="21"/>
          <w:lang w:bidi="ar"/>
        </w:rPr>
        <w:t xml:space="preserve"> 斗兽场执行流程</w:t>
      </w:r>
      <w:r>
        <w:rPr>
          <w:rFonts w:hint="eastAsia" w:ascii="宋体" w:hAnsi="宋体" w:cs="宋体"/>
          <w:szCs w:val="21"/>
          <w:lang w:bidi="ar"/>
        </w:rPr>
        <w:t>图</w:t>
      </w:r>
    </w:p>
    <w:p w14:paraId="381E8CBD">
      <w:pPr>
        <w:spacing w:line="400" w:lineRule="exact"/>
        <w:jc w:val="center"/>
        <w:rPr>
          <w:rFonts w:hint="eastAsia" w:ascii="宋体" w:hAnsi="宋体" w:cs="宋体"/>
          <w:szCs w:val="21"/>
          <w:lang w:bidi="ar"/>
        </w:rPr>
      </w:pPr>
    </w:p>
    <w:p w14:paraId="0709F5B2">
      <w:pPr>
        <w:spacing w:line="400" w:lineRule="exact"/>
        <w:ind w:firstLine="480" w:firstLineChars="200"/>
        <w:rPr>
          <w:sz w:val="24"/>
        </w:rPr>
      </w:pPr>
      <w:r>
        <w:rPr>
          <w:rFonts w:hint="eastAsia"/>
          <w:sz w:val="24"/>
        </w:rPr>
        <w:t>在收到请求后，笔者设计了以下步骤对斗兽场进行初始化：</w:t>
      </w:r>
    </w:p>
    <w:p w14:paraId="242368A2">
      <w:pPr>
        <w:spacing w:line="400" w:lineRule="exact"/>
        <w:ind w:firstLine="480" w:firstLineChars="200"/>
        <w:rPr>
          <w:sz w:val="24"/>
        </w:rPr>
      </w:pPr>
      <w:r>
        <w:rPr>
          <w:rFonts w:hint="eastAsia"/>
          <w:sz w:val="24"/>
        </w:rPr>
        <w:t>将用户的配置记录插入arena_config表，设置初始状态为RUNNING。</w:t>
      </w:r>
    </w:p>
    <w:p w14:paraId="7D71E6D0">
      <w:pPr>
        <w:spacing w:line="400" w:lineRule="exact"/>
        <w:ind w:firstLine="480" w:firstLineChars="200"/>
        <w:rPr>
          <w:sz w:val="24"/>
        </w:rPr>
      </w:pPr>
      <w:r>
        <w:rPr>
          <w:rFonts w:hint="eastAsia"/>
          <w:sz w:val="24"/>
        </w:rPr>
        <w:t>调用Web3j的Credentials.create私钥生成方法，为三位Agent分配独立的以太坊地址与私钥，并将地址保存到ai_trader表的区块链地址字段。</w:t>
      </w:r>
    </w:p>
    <w:p w14:paraId="15B0C335">
      <w:pPr>
        <w:spacing w:line="400" w:lineRule="exact"/>
        <w:ind w:firstLine="480" w:firstLineChars="200"/>
        <w:rPr>
          <w:sz w:val="24"/>
        </w:rPr>
      </w:pPr>
      <w:r>
        <w:rPr>
          <w:rFonts w:hint="eastAsia"/>
          <w:sz w:val="24"/>
        </w:rPr>
        <w:t>操作系统托管地址向三位AI地址分别转入指定数量的T1、T2、T3代币，在区块链中转账通过Web3j调用ERC20合约transfer方法实现。</w:t>
      </w:r>
    </w:p>
    <w:p w14:paraId="393D95A8">
      <w:pPr>
        <w:spacing w:line="400" w:lineRule="exact"/>
        <w:ind w:firstLine="480" w:firstLineChars="200"/>
        <w:rPr>
          <w:sz w:val="24"/>
        </w:rPr>
      </w:pPr>
      <w:r>
        <w:rPr>
          <w:rFonts w:hint="eastAsia"/>
          <w:sz w:val="24"/>
        </w:rPr>
        <w:t>在token_price_history表中插入初始价格记录。为了体现AI的交易表现，本系统中约定“SET”为“基准货币”，T1、T2、T3相对SET的初始价格均为1.0。</w:t>
      </w:r>
    </w:p>
    <w:p w14:paraId="0AA319DD">
      <w:pPr>
        <w:spacing w:line="400" w:lineRule="exact"/>
        <w:ind w:firstLine="480" w:firstLineChars="200"/>
        <w:rPr>
          <w:sz w:val="24"/>
        </w:rPr>
      </w:pPr>
      <w:r>
        <w:rPr>
          <w:rFonts w:hint="eastAsia"/>
          <w:sz w:val="24"/>
        </w:rPr>
        <w:t>所有程序全部启动之后返回response，前端转跳斗兽场监控页面展示AI实时收益；随后开始执行AI交易的循环，单次循环结束就将当前Agent的持仓和每个代币的价格返回给前端。</w:t>
      </w:r>
    </w:p>
    <w:p w14:paraId="2E23DFDE">
      <w:pPr>
        <w:spacing w:line="400" w:lineRule="exact"/>
        <w:outlineLvl w:val="2"/>
        <w:rPr>
          <w:rFonts w:hint="eastAsia" w:ascii="黑体" w:hAnsi="黑体" w:eastAsia="黑体" w:cs="黑体"/>
          <w:sz w:val="28"/>
          <w:szCs w:val="28"/>
        </w:rPr>
      </w:pPr>
      <w:bookmarkStart w:id="55" w:name="_Toc14086"/>
      <w:r>
        <w:rPr>
          <w:rFonts w:hint="eastAsia" w:ascii="黑体" w:hAnsi="黑体" w:eastAsia="黑体" w:cs="黑体"/>
          <w:sz w:val="28"/>
          <w:szCs w:val="28"/>
        </w:rPr>
        <w:t>5.4.2 竞争排序与轮转执行</w:t>
      </w:r>
      <w:bookmarkEnd w:id="55"/>
    </w:p>
    <w:p w14:paraId="31502469">
      <w:pPr>
        <w:spacing w:line="400" w:lineRule="exact"/>
        <w:ind w:firstLine="480" w:firstLineChars="200"/>
        <w:rPr>
          <w:sz w:val="24"/>
        </w:rPr>
      </w:pPr>
      <w:r>
        <w:rPr>
          <w:rFonts w:hint="eastAsia"/>
          <w:sz w:val="24"/>
        </w:rPr>
        <w:t>本系统中，笔者构造了ArenaRoundExecutor类控制每轮博弈的流程，分为两个决策阶段。核心逻辑如下：</w:t>
      </w:r>
    </w:p>
    <w:tbl>
      <w:tblPr>
        <w:tblStyle w:val="23"/>
        <w:tblW w:w="0" w:type="dxa"/>
        <w:tblInd w:w="0" w:type="dxa"/>
        <w:shd w:val="clear" w:color="auto" w:fill="FFFFFF"/>
        <w:tblLayout w:type="autofit"/>
        <w:tblCellMar>
          <w:top w:w="0" w:type="dxa"/>
          <w:left w:w="0" w:type="dxa"/>
          <w:bottom w:w="0" w:type="dxa"/>
          <w:right w:w="0" w:type="dxa"/>
        </w:tblCellMar>
      </w:tblPr>
      <w:tblGrid>
        <w:gridCol w:w="8653"/>
      </w:tblGrid>
      <w:tr w14:paraId="75500F96">
        <w:tblPrEx>
          <w:shd w:val="clear" w:color="auto" w:fill="FFFFFF"/>
          <w:tblCellMar>
            <w:top w:w="0" w:type="dxa"/>
            <w:left w:w="0" w:type="dxa"/>
            <w:bottom w:w="0" w:type="dxa"/>
            <w:right w:w="0" w:type="dxa"/>
          </w:tblCellMar>
        </w:tblPrEx>
        <w:tc>
          <w:tcPr>
            <w:tcW w:w="9488" w:type="dxa"/>
            <w:tcBorders>
              <w:top w:val="nil"/>
              <w:left w:val="nil"/>
              <w:bottom w:val="nil"/>
              <w:right w:val="nil"/>
            </w:tcBorders>
            <w:shd w:val="clear" w:color="auto" w:fill="FFFFFF" w:themeFill="background1"/>
            <w:tcMar>
              <w:left w:w="150" w:type="dxa"/>
            </w:tcMar>
          </w:tcPr>
          <w:p w14:paraId="6A91A509">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void</w:t>
            </w:r>
            <w:r>
              <w:rPr>
                <w:rFonts w:ascii="Consolas" w:hAnsi="Consolas" w:eastAsia="Consolas" w:cs="Consolas"/>
                <w:color w:val="383A42"/>
                <w:kern w:val="0"/>
                <w:szCs w:val="21"/>
                <w:shd w:val="clear" w:color="auto" w:fill="FAFAFA"/>
                <w:lang w:bidi="ar"/>
              </w:rPr>
              <w:t> executeRound(Long configId, </w:t>
            </w:r>
            <w:r>
              <w:rPr>
                <w:rFonts w:ascii="Consolas" w:hAnsi="Consolas" w:eastAsia="Consolas" w:cs="Consolas"/>
                <w:color w:val="986801"/>
                <w:kern w:val="0"/>
                <w:szCs w:val="21"/>
                <w:shd w:val="clear" w:color="auto" w:fill="FAFAFA"/>
                <w:lang w:bidi="ar"/>
              </w:rPr>
              <w:t>int</w:t>
            </w:r>
            <w:r>
              <w:rPr>
                <w:rFonts w:ascii="Consolas" w:hAnsi="Consolas" w:eastAsia="Consolas" w:cs="Consolas"/>
                <w:color w:val="383A42"/>
                <w:kern w:val="0"/>
                <w:szCs w:val="21"/>
                <w:shd w:val="clear" w:color="auto" w:fill="FAFAFA"/>
                <w:lang w:bidi="ar"/>
              </w:rPr>
              <w:t> roundNumber) {</w:t>
            </w:r>
          </w:p>
          <w:p w14:paraId="707542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ArenaConfig</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config</w:t>
            </w:r>
            <w:r>
              <w:rPr>
                <w:rFonts w:ascii="Consolas" w:hAnsi="Consolas" w:eastAsia="Consolas" w:cs="Consolas"/>
                <w:color w:val="383A42"/>
                <w:kern w:val="0"/>
                <w:szCs w:val="21"/>
                <w:shd w:val="clear" w:color="auto" w:fill="F8F8F8"/>
                <w:lang w:bidi="ar"/>
              </w:rPr>
              <w:t> = configRepository.findById(configId).get();</w:t>
            </w:r>
          </w:p>
          <w:p w14:paraId="5D8EC2F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List&lt;AiTrader&gt; traders = getTradersByConfig(config);</w:t>
            </w:r>
          </w:p>
          <w:p w14:paraId="48D9C03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List&lt;AiTrader&gt; racingOrder = </w:t>
            </w:r>
            <w:r>
              <w:rPr>
                <w:rFonts w:ascii="Consolas" w:hAnsi="Consolas" w:eastAsia="Consolas" w:cs="Consolas"/>
                <w:color w:val="383A42"/>
                <w:kern w:val="0"/>
                <w:szCs w:val="21"/>
                <w:shd w:val="clear" w:color="auto" w:fill="FAFAFA"/>
                <w:lang w:bidi="ar"/>
              </w:rPr>
              <w:t>Collections.synchronizedList()</w:t>
            </w:r>
            <w:r>
              <w:rPr>
                <w:rFonts w:ascii="Consolas" w:hAnsi="Consolas" w:eastAsia="Consolas" w:cs="Consolas"/>
                <w:color w:val="383A42"/>
                <w:kern w:val="0"/>
                <w:szCs w:val="21"/>
                <w:shd w:val="clear" w:color="auto" w:fill="F8F8F8"/>
                <w:lang w:bidi="ar"/>
              </w:rPr>
              <w:t>;</w:t>
            </w:r>
          </w:p>
          <w:p w14:paraId="64AFD2F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CountDownLatch</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racingLatch</w:t>
            </w: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CountDownLatch(traders.size());</w:t>
            </w:r>
          </w:p>
          <w:p w14:paraId="483C8D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traders) {</w:t>
            </w:r>
          </w:p>
          <w:p w14:paraId="560827D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arenaExecutor.submit(() -&gt; {</w:t>
            </w:r>
          </w:p>
          <w:p w14:paraId="11EE258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7822502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buildInitialIntent(trader, config); </w:t>
            </w:r>
          </w:p>
          <w:p w14:paraId="5769FD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racingOrder.add(trader);</w:t>
            </w:r>
          </w:p>
          <w:p w14:paraId="182EF1C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finally</w:t>
            </w:r>
            <w:r>
              <w:rPr>
                <w:rFonts w:ascii="Consolas" w:hAnsi="Consolas" w:eastAsia="Consolas" w:cs="Consolas"/>
                <w:color w:val="383A42"/>
                <w:kern w:val="0"/>
                <w:szCs w:val="21"/>
                <w:shd w:val="clear" w:color="auto" w:fill="FAFAFA"/>
                <w:lang w:bidi="ar"/>
              </w:rPr>
              <w:t> {</w:t>
            </w:r>
          </w:p>
          <w:p w14:paraId="5BFEA7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racingLatch.countDown();</w:t>
            </w:r>
          </w:p>
          <w:p w14:paraId="536CC08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E22CB8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67E663F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C94D7FD">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452ECA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racingLatch.await(</w:t>
            </w:r>
            <w:r>
              <w:rPr>
                <w:rFonts w:ascii="Consolas" w:hAnsi="Consolas" w:eastAsia="Consolas" w:cs="Consolas"/>
                <w:color w:val="986801"/>
                <w:kern w:val="0"/>
                <w:szCs w:val="21"/>
                <w:shd w:val="clear" w:color="auto" w:fill="FAFAFA"/>
                <w:lang w:bidi="ar"/>
              </w:rPr>
              <w:t>10</w:t>
            </w:r>
            <w:r>
              <w:rPr>
                <w:rFonts w:ascii="Consolas" w:hAnsi="Consolas" w:eastAsia="Consolas" w:cs="Consolas"/>
                <w:color w:val="383A42"/>
                <w:kern w:val="0"/>
                <w:szCs w:val="21"/>
                <w:shd w:val="clear" w:color="auto" w:fill="FAFAFA"/>
                <w:lang w:bidi="ar"/>
              </w:rPr>
              <w:t>, TimeUnit.SECONDS);</w:t>
            </w:r>
          </w:p>
          <w:p w14:paraId="2F21E01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racingOrder) {</w:t>
            </w:r>
          </w:p>
          <w:p w14:paraId="419E56E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TradingContext</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flashCtx</w:t>
            </w:r>
            <w:r>
              <w:rPr>
                <w:rFonts w:ascii="Consolas" w:hAnsi="Consolas" w:eastAsia="Consolas" w:cs="Consolas"/>
                <w:color w:val="383A42"/>
                <w:kern w:val="0"/>
                <w:szCs w:val="21"/>
                <w:shd w:val="clear" w:color="auto" w:fill="FAFAFA"/>
                <w:lang w:bidi="ar"/>
              </w:rPr>
              <w:t> = buildContextForArena(trader, config);</w:t>
            </w:r>
          </w:p>
          <w:p w14:paraId="72799F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TradeAction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action</w:t>
            </w:r>
            <w:r>
              <w:rPr>
                <w:rFonts w:ascii="Consolas" w:hAnsi="Consolas" w:eastAsia="Consolas" w:cs="Consolas"/>
                <w:color w:val="383A42"/>
                <w:kern w:val="0"/>
                <w:szCs w:val="21"/>
                <w:shd w:val="clear" w:color="auto" w:fill="FAFAFA"/>
                <w:lang w:bidi="ar"/>
              </w:rPr>
              <w:t> = trader.confirmDecision(flashCtx);</w:t>
            </w:r>
          </w:p>
          <w:p w14:paraId="3ED5F2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(action.isProceed()) {</w:t>
            </w:r>
          </w:p>
          <w:p w14:paraId="30C721E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executeTraderTurn(trader, config, roundNumber, flashCtx);</w:t>
            </w:r>
          </w:p>
          <w:p w14:paraId="626C7F7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else</w:t>
            </w:r>
            <w:r>
              <w:rPr>
                <w:rFonts w:ascii="Consolas" w:hAnsi="Consolas" w:eastAsia="Consolas" w:cs="Consolas"/>
                <w:color w:val="383A42"/>
                <w:kern w:val="0"/>
                <w:szCs w:val="21"/>
                <w:shd w:val="clear" w:color="auto" w:fill="F8F8F8"/>
                <w:lang w:bidi="ar"/>
              </w:rPr>
              <w:t> {</w:t>
            </w:r>
          </w:p>
          <w:p w14:paraId="776315A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log.info(</w:t>
            </w:r>
            <w:r>
              <w:rPr>
                <w:rFonts w:ascii="Consolas" w:hAnsi="Consolas" w:eastAsia="Consolas" w:cs="Consolas"/>
                <w:color w:val="50A14F"/>
                <w:kern w:val="0"/>
                <w:szCs w:val="21"/>
                <w:shd w:val="clear" w:color="auto" w:fill="FAFAFA"/>
                <w:lang w:bidi="ar"/>
              </w:rPr>
              <w:t>"第 {} 轮：交易员 {} 观察到价格变动，决定放弃交易"</w:t>
            </w:r>
            <w:r>
              <w:rPr>
                <w:rFonts w:ascii="Consolas" w:hAnsi="Consolas" w:eastAsia="Consolas" w:cs="Consolas"/>
                <w:color w:val="383A42"/>
                <w:kern w:val="0"/>
                <w:szCs w:val="21"/>
                <w:shd w:val="clear" w:color="auto" w:fill="FAFAFA"/>
                <w:lang w:bidi="ar"/>
              </w:rPr>
              <w:t>, roundNumber, trader.getId());</w:t>
            </w:r>
          </w:p>
          <w:p w14:paraId="2F4299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2909E06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AF1FCD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saveRoundSnapshot(config, roundNumber, racingOrder);</w:t>
            </w:r>
          </w:p>
          <w:p w14:paraId="307DE43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catch</w:t>
            </w:r>
            <w:r>
              <w:rPr>
                <w:rFonts w:ascii="Consolas" w:hAnsi="Consolas" w:eastAsia="Consolas" w:cs="Consolas"/>
                <w:color w:val="383A42"/>
                <w:kern w:val="0"/>
                <w:szCs w:val="21"/>
                <w:shd w:val="clear" w:color="auto" w:fill="FAFAFA"/>
                <w:lang w:bidi="ar"/>
              </w:rPr>
              <w:t> (InterruptedException e) {</w:t>
            </w:r>
          </w:p>
          <w:p w14:paraId="68A9655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Thread.currentThread().interrupt();</w:t>
            </w:r>
          </w:p>
          <w:p w14:paraId="45A2173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660A969">
            <w:pPr>
              <w:widowControl/>
              <w:shd w:val="clear" w:color="auto" w:fill="F8F8F8"/>
              <w:jc w:val="left"/>
              <w:rPr>
                <w:rFonts w:ascii="Consolas" w:hAnsi="Consolas" w:eastAsia="Consolas" w:cs="Consolas"/>
                <w:color w:val="333333"/>
                <w:szCs w:val="21"/>
              </w:rPr>
            </w:pPr>
            <w:r>
              <w:rPr>
                <w:rFonts w:ascii="Consolas" w:hAnsi="Consolas" w:eastAsia="Consolas" w:cs="Consolas"/>
                <w:color w:val="383A42"/>
                <w:kern w:val="0"/>
                <w:szCs w:val="21"/>
                <w:shd w:val="clear" w:color="auto" w:fill="F8F8F8"/>
                <w:lang w:bidi="ar"/>
              </w:rPr>
              <w:t>}</w:t>
            </w:r>
          </w:p>
        </w:tc>
      </w:tr>
    </w:tbl>
    <w:p w14:paraId="1B72E3CE">
      <w:pPr>
        <w:spacing w:line="400" w:lineRule="exact"/>
        <w:ind w:firstLine="420"/>
        <w:rPr>
          <w:sz w:val="24"/>
        </w:rPr>
      </w:pPr>
      <w:r>
        <w:rPr>
          <w:rFonts w:hint="eastAsia"/>
          <w:sz w:val="24"/>
        </w:rPr>
        <w:t>在任务的一开始，程序会根据用户的配置构建对应的AITrader；</w:t>
      </w:r>
    </w:p>
    <w:p w14:paraId="219A287C">
      <w:pPr>
        <w:spacing w:line="400" w:lineRule="exact"/>
        <w:ind w:firstLine="420"/>
        <w:rPr>
          <w:sz w:val="24"/>
        </w:rPr>
      </w:pPr>
      <w:r>
        <w:rPr>
          <w:rFonts w:hint="eastAsia"/>
          <w:sz w:val="24"/>
        </w:rPr>
        <w:t>第二步是创建线程安全队列，该列表的add操作会被加上synchronized关键字修饰，同步锁机制保证了其多线程环境下的有序插入，该列表的顺序表示trader执行交易的顺序；</w:t>
      </w:r>
    </w:p>
    <w:p w14:paraId="320FDDF0">
      <w:pPr>
        <w:spacing w:line="400" w:lineRule="exact"/>
        <w:ind w:firstLine="420"/>
        <w:rPr>
          <w:sz w:val="24"/>
        </w:rPr>
      </w:pPr>
      <w:r>
        <w:rPr>
          <w:rFonts w:hint="eastAsia"/>
          <w:sz w:val="24"/>
        </w:rPr>
        <w:t>第三步，所有AI会同时启动第一轮预决策，这轮决策的速度决定了他们在本轮交易的顺序，这也符合真实场景下，反应更敏捷的交易员能够更快做出判断、执行交易；</w:t>
      </w:r>
    </w:p>
    <w:p w14:paraId="25C1FF34">
      <w:pPr>
        <w:spacing w:line="400" w:lineRule="exact"/>
        <w:ind w:firstLine="420"/>
        <w:rPr>
          <w:sz w:val="24"/>
        </w:rPr>
      </w:pPr>
      <w:r>
        <w:rPr>
          <w:rFonts w:hint="eastAsia"/>
          <w:sz w:val="24"/>
        </w:rPr>
        <w:t>第四则是AI参考预决策与现实情况（同轮次前面的交易会影响Token的价格），执行二次决策，在差异不大时调用buy/sell接口执行交易任务；</w:t>
      </w:r>
    </w:p>
    <w:p w14:paraId="1E683E84">
      <w:pPr>
        <w:spacing w:line="400" w:lineRule="exact"/>
        <w:ind w:firstLine="420"/>
        <w:rPr>
          <w:sz w:val="24"/>
        </w:rPr>
      </w:pPr>
      <w:r>
        <w:rPr>
          <w:rFonts w:hint="eastAsia"/>
          <w:sz w:val="24"/>
        </w:rPr>
        <w:t>最后，保存交易日志，并将日志写入其他Agent的ChatMemory中，使其具备上下文感知能力，重启循环，直到达到用户配置的轮数结束。</w:t>
      </w:r>
    </w:p>
    <w:p w14:paraId="20331284">
      <w:pPr>
        <w:spacing w:line="400" w:lineRule="exact"/>
        <w:ind w:firstLine="420"/>
        <w:rPr>
          <w:sz w:val="24"/>
        </w:rPr>
      </w:pPr>
      <w:r>
        <w:rPr>
          <w:rFonts w:hint="eastAsia"/>
          <w:sz w:val="24"/>
        </w:rPr>
        <w:t>图5.4是上述三个线程与区块链模块、大语言模型和主线程交互的时序图</w:t>
      </w:r>
    </w:p>
    <w:p w14:paraId="625A0D25">
      <w:pPr>
        <w:spacing w:line="400" w:lineRule="exact"/>
        <w:ind w:firstLine="420"/>
        <w:rPr>
          <w:sz w:val="24"/>
        </w:rPr>
      </w:pPr>
    </w:p>
    <w:p w14:paraId="33B73150">
      <w:pPr>
        <w:jc w:val="center"/>
        <w:rPr>
          <w:sz w:val="24"/>
        </w:rPr>
      </w:pPr>
      <w:r>
        <w:rPr>
          <w:rFonts w:hint="eastAsia"/>
          <w:sz w:val="24"/>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198745" cy="4046855"/>
                    </a:xfrm>
                    <a:prstGeom prst="rect">
                      <a:avLst/>
                    </a:prstGeom>
                  </pic:spPr>
                </pic:pic>
              </a:graphicData>
            </a:graphic>
          </wp:inline>
        </w:drawing>
      </w:r>
    </w:p>
    <w:p w14:paraId="15EBA0FB">
      <w:pPr>
        <w:spacing w:line="400" w:lineRule="exact"/>
        <w:jc w:val="center"/>
        <w:rPr>
          <w:rFonts w:hint="eastAsia" w:ascii="宋体" w:hAnsi="宋体" w:cs="宋体"/>
          <w:szCs w:val="21"/>
          <w:lang w:bidi="ar"/>
        </w:rPr>
      </w:pPr>
      <w:r>
        <w:rPr>
          <w:rFonts w:hint="eastAsia" w:ascii="宋体" w:hAnsi="宋体" w:cs="宋体"/>
          <w:szCs w:val="21"/>
          <w:lang w:bidi="ar"/>
        </w:rPr>
        <w:t>图5.4</w:t>
      </w:r>
      <w:r>
        <w:rPr>
          <w:rFonts w:hint="eastAsia"/>
          <w:szCs w:val="21"/>
          <w:lang w:bidi="ar"/>
        </w:rPr>
        <w:t xml:space="preserve"> 斗兽场交易时序</w:t>
      </w:r>
      <w:r>
        <w:rPr>
          <w:rFonts w:hint="eastAsia" w:ascii="宋体" w:hAnsi="宋体" w:cs="宋体"/>
          <w:szCs w:val="21"/>
          <w:lang w:bidi="ar"/>
        </w:rPr>
        <w:t>图</w:t>
      </w:r>
    </w:p>
    <w:p w14:paraId="0B8B8BA3">
      <w:pPr>
        <w:spacing w:line="400" w:lineRule="exact"/>
        <w:rPr>
          <w:sz w:val="24"/>
        </w:rPr>
      </w:pPr>
    </w:p>
    <w:p w14:paraId="0378A683">
      <w:pPr>
        <w:spacing w:line="400" w:lineRule="exact"/>
        <w:outlineLvl w:val="2"/>
        <w:rPr>
          <w:sz w:val="24"/>
        </w:rPr>
      </w:pPr>
      <w:bookmarkStart w:id="56" w:name="_Toc4663"/>
      <w:r>
        <w:rPr>
          <w:rFonts w:hint="eastAsia" w:ascii="黑体" w:hAnsi="黑体" w:eastAsia="黑体" w:cs="黑体"/>
          <w:sz w:val="28"/>
          <w:szCs w:val="28"/>
        </w:rPr>
        <w:t>5.4.3 代币兑换与价格更新</w:t>
      </w:r>
      <w:bookmarkEnd w:id="56"/>
    </w:p>
    <w:p w14:paraId="4698AF34">
      <w:pPr>
        <w:spacing w:line="400" w:lineRule="exact"/>
        <w:ind w:firstLine="480" w:firstLineChars="200"/>
        <w:rPr>
          <w:sz w:val="24"/>
        </w:rPr>
      </w:pPr>
      <w:r>
        <w:rPr>
          <w:rFonts w:hint="eastAsia"/>
          <w:sz w:val="24"/>
        </w:rPr>
        <w:t>AI执行最终决策的方法是executeTraderTurn，具体有以下几步：</w:t>
      </w:r>
    </w:p>
    <w:p w14:paraId="6A863FE5">
      <w:pPr>
        <w:spacing w:line="400" w:lineRule="exact"/>
        <w:ind w:firstLine="480" w:firstLineChars="200"/>
        <w:rPr>
          <w:sz w:val="24"/>
        </w:rPr>
      </w:pPr>
      <w:r>
        <w:rPr>
          <w:rFonts w:hint="eastAsia"/>
          <w:sz w:val="24"/>
        </w:rPr>
        <w:t>调用AI决策模块，传入预决策结果和当前市场数据（各代币最新价格、AI持仓），模型自动调用buy/sell工具接口。在本场景buy/sell的工具中，若模型选择用T1兑换T2，则传入fromToken、toToken、amountIn等参数，根据当前价格公式（5.4）计算出能够兑换的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6987"/>
        <w:gridCol w:w="996"/>
      </w:tblGrid>
      <w:tr w14:paraId="47AFB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3B4E2482">
            <w:pPr>
              <w:spacing w:line="400" w:lineRule="exact"/>
              <w:rPr>
                <w:sz w:val="24"/>
              </w:rPr>
            </w:pPr>
          </w:p>
        </w:tc>
        <w:tc>
          <w:tcPr>
            <w:tcW w:w="7086" w:type="dxa"/>
            <w:tcBorders>
              <w:tl2br w:val="nil"/>
              <w:tr2bl w:val="nil"/>
            </w:tcBorders>
          </w:tcPr>
          <w:p w14:paraId="3FDB73C8">
            <w:pPr>
              <w:jc w:val="center"/>
              <w:rPr>
                <w:sz w:val="24"/>
              </w:rPr>
            </w:pPr>
            <w:r>
              <w:rPr>
                <w:rFonts w:hint="eastAsia"/>
                <w:sz w:val="24"/>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46"/>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60F5905A">
            <w:pPr>
              <w:spacing w:line="400" w:lineRule="exact"/>
              <w:rPr>
                <w:sz w:val="24"/>
              </w:rPr>
            </w:pPr>
            <w:r>
              <w:rPr>
                <w:rFonts w:hint="eastAsia"/>
                <w:sz w:val="24"/>
              </w:rPr>
              <w:t>（5.4）</w:t>
            </w:r>
          </w:p>
        </w:tc>
      </w:tr>
    </w:tbl>
    <w:p w14:paraId="3C2F5DEE">
      <w:pPr>
        <w:spacing w:line="400" w:lineRule="exact"/>
        <w:ind w:firstLine="420"/>
        <w:rPr>
          <w:sz w:val="24"/>
        </w:rPr>
      </w:pPr>
      <w:r>
        <w:rPr>
          <w:rFonts w:hint="eastAsia"/>
          <w:sz w:val="24"/>
        </w:rPr>
        <w:t>在链下确定了兑换货币的数量后，则开始执行链上转账：调用fromToken合约的transfer方法，从AI地址划走amountIn至系统托管地址；再调用toToken合约的transfer，从托管地址划转amountOut至AI地址；在链下，系统将记录交易日志和余额快照，并把所有DB读写操作包裹在同一数据库事务中，以保证转账操作的原子性。</w:t>
      </w:r>
    </w:p>
    <w:p w14:paraId="00333A59">
      <w:pPr>
        <w:spacing w:line="400" w:lineRule="exact"/>
        <w:ind w:firstLine="480" w:firstLineChars="200"/>
        <w:rPr>
          <w:sz w:val="24"/>
        </w:rPr>
      </w:pPr>
      <w:r>
        <w:rPr>
          <w:rFonts w:hint="eastAsia"/>
          <w:sz w:val="24"/>
        </w:rPr>
        <w:t>转账成功后，fromToken和toToken的相对数量会发生改变，同时这对Token的价格也会发生改变，本系统选择使用线性价格冲击公式计算两种Token的价格波动，如公式（5.5）。</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8"/>
        <w:gridCol w:w="6935"/>
        <w:gridCol w:w="996"/>
      </w:tblGrid>
      <w:tr w14:paraId="6BA3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4852155D">
            <w:pPr>
              <w:spacing w:line="400" w:lineRule="exact"/>
              <w:rPr>
                <w:sz w:val="24"/>
              </w:rPr>
            </w:pPr>
          </w:p>
        </w:tc>
        <w:tc>
          <w:tcPr>
            <w:tcW w:w="7086" w:type="dxa"/>
            <w:tcBorders>
              <w:tl2br w:val="nil"/>
              <w:tr2bl w:val="nil"/>
            </w:tcBorders>
          </w:tcPr>
          <w:p w14:paraId="100A70FF">
            <w:pPr>
              <w:jc w:val="center"/>
              <w:rPr>
                <w:sz w:val="24"/>
              </w:rPr>
            </w:pPr>
            <w:r>
              <w:rPr>
                <w:rFonts w:hint="eastAsia"/>
                <w:sz w:val="24"/>
              </w:rPr>
              <w:drawing>
                <wp:inline distT="0" distB="0" distL="114300" distR="114300">
                  <wp:extent cx="2406650" cy="439420"/>
                  <wp:effectExtent l="0" t="0" r="12700" b="1778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47"/>
                          <a:stretch>
                            <a:fillRect/>
                          </a:stretch>
                        </pic:blipFill>
                        <pic:spPr>
                          <a:xfrm>
                            <a:off x="0" y="0"/>
                            <a:ext cx="2406650" cy="439420"/>
                          </a:xfrm>
                          <a:prstGeom prst="rect">
                            <a:avLst/>
                          </a:prstGeom>
                        </pic:spPr>
                      </pic:pic>
                    </a:graphicData>
                  </a:graphic>
                </wp:inline>
              </w:drawing>
            </w:r>
          </w:p>
        </w:tc>
        <w:tc>
          <w:tcPr>
            <w:tcW w:w="816" w:type="dxa"/>
            <w:tcBorders>
              <w:tl2br w:val="nil"/>
              <w:tr2bl w:val="nil"/>
            </w:tcBorders>
            <w:vAlign w:val="center"/>
          </w:tcPr>
          <w:p w14:paraId="7B9DB130">
            <w:pPr>
              <w:spacing w:line="400" w:lineRule="exact"/>
              <w:rPr>
                <w:sz w:val="24"/>
              </w:rPr>
            </w:pPr>
            <w:r>
              <w:rPr>
                <w:rFonts w:hint="eastAsia"/>
                <w:sz w:val="24"/>
              </w:rPr>
              <w:t>（5.5）</w:t>
            </w:r>
          </w:p>
        </w:tc>
      </w:tr>
    </w:tbl>
    <w:p w14:paraId="78B45D1D">
      <w:pPr>
        <w:spacing w:line="400" w:lineRule="exact"/>
        <w:ind w:firstLine="480" w:firstLineChars="200"/>
        <w:rPr>
          <w:sz w:val="24"/>
        </w:rPr>
      </w:pPr>
      <w:r>
        <w:rPr>
          <w:rFonts w:hint="eastAsia"/>
          <w:sz w:val="24"/>
        </w:rPr>
        <w:t>其中S为该代币总供应量，</w:t>
      </w:r>
      <w:r>
        <w:rPr>
          <w:sz w:val="24"/>
        </w:rPr>
        <w:t>α</w:t>
      </w:r>
      <w:r>
        <w:rPr>
          <w:rFonts w:hint="eastAsia"/>
          <w:sz w:val="24"/>
        </w:rPr>
        <w:t>取配置文件中的arena.price.alpha值（默认0.5）。amountIn为本次兑换付出的代币数量，P则是价格。卖出操作则可以视作净买入量为负值，公式自然同样适用。</w:t>
      </w:r>
    </w:p>
    <w:p w14:paraId="3A652470">
      <w:pPr>
        <w:spacing w:line="400" w:lineRule="exact"/>
        <w:ind w:firstLine="480" w:firstLineChars="200"/>
        <w:rPr>
          <w:sz w:val="24"/>
        </w:rPr>
      </w:pPr>
      <w:r>
        <w:rPr>
          <w:rFonts w:hint="eastAsia"/>
          <w:sz w:val="24"/>
        </w:rPr>
        <w:t>更新token_price_history表，记录fromtoToken的新价格；保存AI的决策日志至ai_decision_log表，包括操作内容与决策理由；并记录链上交易哈希至blockchain_tx表。</w:t>
      </w:r>
    </w:p>
    <w:p w14:paraId="55339CC0">
      <w:pPr>
        <w:spacing w:line="400" w:lineRule="exact"/>
        <w:ind w:firstLine="480" w:firstLineChars="200"/>
        <w:rPr>
          <w:sz w:val="24"/>
        </w:rPr>
      </w:pPr>
      <w:r>
        <w:rPr>
          <w:rFonts w:hint="eastAsia"/>
          <w:sz w:val="24"/>
        </w:rPr>
        <w:t>每轮交易后价格都会变动，这将影响之后同轮AI的判断，笔者在上文设计的二次决策解决了该问题。</w:t>
      </w:r>
    </w:p>
    <w:p w14:paraId="38115734">
      <w:pPr>
        <w:spacing w:line="400" w:lineRule="exact"/>
        <w:outlineLvl w:val="2"/>
        <w:rPr>
          <w:rFonts w:hint="eastAsia" w:ascii="黑体" w:hAnsi="黑体" w:eastAsia="黑体" w:cs="黑体"/>
          <w:sz w:val="28"/>
          <w:szCs w:val="28"/>
        </w:rPr>
      </w:pPr>
      <w:bookmarkStart w:id="57" w:name="_Toc29831"/>
      <w:r>
        <w:rPr>
          <w:rFonts w:hint="eastAsia" w:ascii="黑体" w:hAnsi="黑体" w:eastAsia="黑体" w:cs="黑体"/>
          <w:sz w:val="28"/>
          <w:szCs w:val="28"/>
        </w:rPr>
        <w:t>5.4.4 链上交互与私钥管理</w:t>
      </w:r>
      <w:bookmarkEnd w:id="57"/>
    </w:p>
    <w:p w14:paraId="0C4B3D7C">
      <w:pPr>
        <w:spacing w:line="400" w:lineRule="exact"/>
        <w:ind w:firstLine="480" w:firstLineChars="200"/>
        <w:rPr>
          <w:sz w:val="24"/>
        </w:rPr>
      </w:pPr>
      <w:r>
        <w:rPr>
          <w:rFonts w:hint="eastAsia"/>
          <w:sz w:val="24"/>
        </w:rPr>
        <w:t>本系统的链上交互主要由Web3j负责，手动调用或者在编译时启动web3j-maven-plugin插件，该插件会自动根据Solidity源码生成Web3j的合约封装类。下面展示部分转账操作的代码片段：</w:t>
      </w:r>
    </w:p>
    <w:p w14:paraId="3D827E7C">
      <w:pPr>
        <w:widowControl/>
        <w:shd w:val="clear" w:color="auto" w:fill="FAFAFA"/>
        <w:spacing w:line="400" w:lineRule="exact"/>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TradingToken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tokenContract</w:t>
      </w:r>
      <w:r>
        <w:rPr>
          <w:rFonts w:ascii="Consolas" w:hAnsi="Consolas" w:eastAsia="Consolas" w:cs="Consolas"/>
          <w:color w:val="383A42"/>
          <w:kern w:val="0"/>
          <w:szCs w:val="21"/>
          <w:shd w:val="clear" w:color="auto" w:fill="FAFAFA"/>
          <w:lang w:bidi="ar"/>
        </w:rPr>
        <w:t> = TradingToken.load(contractAddress, web3j, credentials,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DefaultGasProvider());</w:t>
      </w:r>
    </w:p>
    <w:p w14:paraId="523B3CFA">
      <w:pPr>
        <w:widowControl/>
        <w:shd w:val="clear" w:color="auto" w:fill="F8F8F8"/>
        <w:spacing w:line="400" w:lineRule="exact"/>
        <w:jc w:val="left"/>
        <w:rPr>
          <w:sz w:val="24"/>
        </w:rPr>
      </w:pP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 tokenContract.transfer(toAddress, amount).send();</w:t>
      </w:r>
    </w:p>
    <w:p w14:paraId="459F2C2B">
      <w:pPr>
        <w:spacing w:line="400" w:lineRule="exact"/>
        <w:ind w:firstLine="480" w:firstLineChars="200"/>
        <w:rPr>
          <w:sz w:val="24"/>
        </w:rPr>
      </w:pPr>
      <w:r>
        <w:rPr>
          <w:rFonts w:hint="eastAsia"/>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066E564D">
      <w:pPr>
        <w:spacing w:line="400" w:lineRule="exact"/>
        <w:ind w:firstLine="480" w:firstLineChars="200"/>
        <w:rPr>
          <w:sz w:val="24"/>
        </w:rPr>
      </w:pPr>
      <w:r>
        <w:rPr>
          <w:rFonts w:hint="eastAsia"/>
          <w:sz w:val="24"/>
        </w:rPr>
        <w:t>笔者在系统初始化时，创建了一个汇款“操作员”——系统托管方，该地址的私钥存放于本地环境变量中，该私钥对应的地址是部署代币合约时的初始持有者，拥有全部数量代币，负责中转AI交易员的Token交易。</w:t>
      </w:r>
    </w:p>
    <w:p w14:paraId="51F171EF">
      <w:pPr>
        <w:pStyle w:val="11"/>
        <w:spacing w:line="400" w:lineRule="exact"/>
        <w:outlineLvl w:val="1"/>
        <w:rPr>
          <w:rFonts w:hint="eastAsia" w:ascii="黑体" w:eastAsia="黑体"/>
          <w:sz w:val="30"/>
          <w:lang w:eastAsia="zh-CN"/>
        </w:rPr>
      </w:pPr>
      <w:bookmarkStart w:id="58" w:name="_Toc5152"/>
      <w:r>
        <w:rPr>
          <w:rFonts w:hint="eastAsia" w:ascii="黑体" w:eastAsia="黑体"/>
          <w:sz w:val="30"/>
        </w:rPr>
        <w:t>5.5 前端与后端的交互</w:t>
      </w:r>
      <w:bookmarkEnd w:id="58"/>
      <w:r>
        <w:rPr>
          <w:rFonts w:hint="eastAsia" w:ascii="黑体" w:eastAsia="黑体"/>
          <w:sz w:val="30"/>
          <w:lang w:eastAsia="zh-CN"/>
        </w:rPr>
        <w:t>实现</w:t>
      </w:r>
    </w:p>
    <w:p w14:paraId="36ACACE0">
      <w:pPr>
        <w:spacing w:line="400" w:lineRule="exact"/>
        <w:outlineLvl w:val="2"/>
        <w:rPr>
          <w:rFonts w:hint="eastAsia" w:ascii="黑体" w:hAnsi="黑体" w:eastAsia="黑体" w:cs="黑体"/>
          <w:sz w:val="28"/>
          <w:szCs w:val="28"/>
        </w:rPr>
      </w:pPr>
      <w:bookmarkStart w:id="59" w:name="_Toc15149"/>
      <w:r>
        <w:rPr>
          <w:rFonts w:hint="eastAsia" w:ascii="黑体" w:hAnsi="黑体" w:eastAsia="黑体" w:cs="黑体"/>
          <w:sz w:val="28"/>
          <w:szCs w:val="28"/>
        </w:rPr>
        <w:t>5.5.1 实时数据推送</w:t>
      </w:r>
      <w:bookmarkEnd w:id="59"/>
    </w:p>
    <w:p w14:paraId="1970D90E">
      <w:pPr>
        <w:spacing w:line="400" w:lineRule="exact"/>
        <w:ind w:firstLine="480" w:firstLineChars="200"/>
        <w:rPr>
          <w:sz w:val="24"/>
        </w:rPr>
      </w:pPr>
      <w:r>
        <w:rPr>
          <w:rFonts w:hint="eastAsia"/>
          <w:sz w:val="24"/>
        </w:rPr>
        <w:t>本系统涉及许多实时数据推送的场景，比如AI决策日志和资产曲线的更新。笔者在技术选型时，调研了工程上常用的Server推送协议：WebSocket和SSE，考虑到WebSocket维持全双工通道会消耗更多的服务器资源，而且单向推送也完全满足本系统需求，所以笔者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1943B319">
      <w:pPr>
        <w:spacing w:line="400" w:lineRule="exact"/>
        <w:ind w:firstLine="480" w:firstLineChars="200"/>
        <w:rPr>
          <w:sz w:val="24"/>
        </w:rPr>
      </w:pPr>
      <w:r>
        <w:rPr>
          <w:rFonts w:hint="eastAsia"/>
          <w:sz w:val="24"/>
        </w:rPr>
        <w:t>例如，在斗兽场运行期间，前后端会维护一条SSE长连接接收AI资产的更新；股票交易页的AI单次决策结果同样通过SSE的HTTP连接返回，避免前端轮询造成不必要的资源浪费。</w:t>
      </w:r>
    </w:p>
    <w:p w14:paraId="553A84B9">
      <w:pPr>
        <w:spacing w:line="400" w:lineRule="exact"/>
        <w:outlineLvl w:val="2"/>
        <w:rPr>
          <w:rFonts w:hint="eastAsia" w:ascii="黑体" w:hAnsi="黑体" w:eastAsia="黑体" w:cs="黑体"/>
          <w:sz w:val="28"/>
          <w:szCs w:val="28"/>
        </w:rPr>
      </w:pPr>
      <w:bookmarkStart w:id="60" w:name="_Toc26667"/>
      <w:r>
        <w:rPr>
          <w:rFonts w:hint="eastAsia" w:ascii="黑体" w:hAnsi="黑体" w:eastAsia="黑体" w:cs="黑体"/>
          <w:sz w:val="28"/>
          <w:szCs w:val="28"/>
        </w:rPr>
        <w:t>5.5.2 页面组件结构</w:t>
      </w:r>
      <w:bookmarkEnd w:id="60"/>
    </w:p>
    <w:p w14:paraId="4102815A">
      <w:pPr>
        <w:spacing w:line="400" w:lineRule="exact"/>
        <w:ind w:firstLine="480" w:firstLineChars="200"/>
        <w:rPr>
          <w:sz w:val="24"/>
        </w:rPr>
      </w:pPr>
      <w:r>
        <w:rPr>
          <w:rFonts w:hint="eastAsia"/>
          <w:sz w:val="24"/>
        </w:rPr>
        <w:t>前端两个标签页是独立的Vue单文件组件，分别为StockTrading.vue和Arena.vue。笔者考虑到本地计算资源的有限，所以切换标签页时，Vue Router会自动销毁离开页面的组件实例，也就是自动停止该页面的SSE连接和未完成的HTTP请求。这两个页面各自维护数据状态，具备隔离性。</w:t>
      </w:r>
    </w:p>
    <w:p w14:paraId="182932DD">
      <w:pPr>
        <w:spacing w:line="400" w:lineRule="exact"/>
        <w:outlineLvl w:val="2"/>
        <w:rPr>
          <w:rFonts w:hint="eastAsia" w:ascii="黑体" w:hAnsi="黑体" w:eastAsia="黑体" w:cs="黑体"/>
          <w:sz w:val="28"/>
          <w:szCs w:val="28"/>
        </w:rPr>
      </w:pPr>
      <w:bookmarkStart w:id="61" w:name="_Toc8116"/>
      <w:r>
        <w:rPr>
          <w:rFonts w:hint="eastAsia" w:ascii="黑体" w:hAnsi="黑体" w:eastAsia="黑体" w:cs="黑体"/>
          <w:sz w:val="28"/>
          <w:szCs w:val="28"/>
        </w:rPr>
        <w:t>5.5.3 配置页面的实现</w:t>
      </w:r>
      <w:bookmarkEnd w:id="61"/>
    </w:p>
    <w:p w14:paraId="7F91019A">
      <w:pPr>
        <w:spacing w:line="400" w:lineRule="exact"/>
        <w:ind w:firstLine="480" w:firstLineChars="200"/>
        <w:rPr>
          <w:sz w:val="24"/>
        </w:rPr>
      </w:pPr>
      <w:r>
        <w:rPr>
          <w:rFonts w:hint="eastAsia"/>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78F76F6C">
      <w:pPr>
        <w:pStyle w:val="11"/>
        <w:spacing w:line="400" w:lineRule="exact"/>
        <w:outlineLvl w:val="1"/>
        <w:rPr>
          <w:rFonts w:ascii="黑体" w:eastAsia="黑体"/>
          <w:sz w:val="30"/>
        </w:rPr>
      </w:pPr>
      <w:bookmarkStart w:id="62" w:name="_Toc3777"/>
      <w:r>
        <w:rPr>
          <w:rFonts w:hint="eastAsia" w:ascii="黑体" w:eastAsia="黑体"/>
          <w:sz w:val="30"/>
        </w:rPr>
        <w:t>5.6 异常处理与日志</w:t>
      </w:r>
      <w:bookmarkEnd w:id="62"/>
    </w:p>
    <w:p w14:paraId="477A7373">
      <w:pPr>
        <w:spacing w:line="400" w:lineRule="exact"/>
        <w:ind w:firstLine="480" w:firstLineChars="200"/>
        <w:rPr>
          <w:sz w:val="24"/>
        </w:rPr>
      </w:pPr>
      <w:r>
        <w:rPr>
          <w:rFonts w:hint="eastAsia"/>
          <w:sz w:val="24"/>
        </w:rPr>
        <w:t>本系统使用SpringBoot提供的@ControllerAdvice等一系列注解，该类注解就像是一张拦截网，捕获Controller中的数据进行统一的处理。笔者使用@ExceptionHandler(Exception.class)注解，捕获并处理IllegalArgumentException、API调用超时等异常，以统一的JSON返回错误信息给前端。</w:t>
      </w:r>
    </w:p>
    <w:p w14:paraId="3FABEE4D">
      <w:pPr>
        <w:spacing w:line="400" w:lineRule="exact"/>
        <w:ind w:firstLine="480" w:firstLineChars="200"/>
        <w:rPr>
          <w:sz w:val="24"/>
        </w:rPr>
        <w:sectPr>
          <w:headerReference r:id="rId20" w:type="default"/>
          <w:pgSz w:w="11906" w:h="16838"/>
          <w:pgMar w:top="1701" w:right="1418" w:bottom="1418" w:left="1418" w:header="907" w:footer="851" w:gutter="567"/>
          <w:cols w:space="720" w:num="1"/>
          <w:docGrid w:type="lines" w:linePitch="312" w:charSpace="0"/>
        </w:sectPr>
      </w:pPr>
      <w:r>
        <w:rPr>
          <w:rFonts w:hint="eastAsia"/>
          <w:sz w:val="24"/>
        </w:rPr>
        <w:t>关键业务操作均通过SLF4J记录日志，默认为info级别；AI决策时，提示词内容与模型调用工具返回以DEBUG级输出，便于调试。同样是考虑到了资源的有限，日志文件每日滚动，保留周期为三天。</w:t>
      </w:r>
    </w:p>
    <w:p w14:paraId="41E1CC8D">
      <w:pPr>
        <w:spacing w:line="400" w:lineRule="exact"/>
        <w:jc w:val="left"/>
        <w:outlineLvl w:val="0"/>
        <w:rPr>
          <w:rFonts w:ascii="黑体" w:eastAsia="黑体"/>
          <w:sz w:val="24"/>
        </w:rPr>
      </w:pPr>
    </w:p>
    <w:p w14:paraId="0E710921">
      <w:pPr>
        <w:spacing w:line="400" w:lineRule="exact"/>
        <w:jc w:val="center"/>
        <w:outlineLvl w:val="0"/>
        <w:rPr>
          <w:rFonts w:ascii="黑体" w:eastAsia="黑体"/>
          <w:sz w:val="32"/>
        </w:rPr>
      </w:pPr>
      <w:bookmarkStart w:id="63" w:name="_Toc19729"/>
      <w:r>
        <w:rPr>
          <w:rFonts w:hint="eastAsia" w:ascii="黑体" w:eastAsia="黑体"/>
          <w:sz w:val="32"/>
        </w:rPr>
        <w:t>6 系统测试与分析</w:t>
      </w:r>
      <w:bookmarkEnd w:id="63"/>
    </w:p>
    <w:p w14:paraId="2177EA8B">
      <w:pPr>
        <w:spacing w:line="400" w:lineRule="exact"/>
        <w:jc w:val="left"/>
        <w:outlineLvl w:val="0"/>
        <w:rPr>
          <w:rFonts w:ascii="黑体" w:eastAsia="黑体"/>
          <w:sz w:val="24"/>
        </w:rPr>
      </w:pPr>
    </w:p>
    <w:p w14:paraId="106D88C7">
      <w:pPr>
        <w:spacing w:after="120" w:line="400" w:lineRule="exact"/>
        <w:ind w:firstLine="480" w:firstLineChars="200"/>
        <w:rPr>
          <w:rFonts w:ascii="黑体" w:eastAsia="黑体"/>
          <w:sz w:val="32"/>
        </w:rPr>
      </w:pPr>
      <w:r>
        <w:rPr>
          <w:sz w:val="24"/>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5524E932">
      <w:pPr>
        <w:pStyle w:val="11"/>
        <w:spacing w:line="400" w:lineRule="exact"/>
        <w:outlineLvl w:val="1"/>
        <w:rPr>
          <w:rFonts w:ascii="黑体" w:eastAsia="黑体"/>
          <w:sz w:val="32"/>
        </w:rPr>
      </w:pPr>
      <w:bookmarkStart w:id="64" w:name="_Toc19050"/>
      <w:r>
        <w:rPr>
          <w:rFonts w:hint="eastAsia" w:ascii="黑体" w:eastAsia="黑体"/>
          <w:sz w:val="30"/>
        </w:rPr>
        <w:t>6.1 测试环境</w:t>
      </w:r>
      <w:bookmarkEnd w:id="64"/>
    </w:p>
    <w:p w14:paraId="04131822">
      <w:pPr>
        <w:spacing w:after="120" w:line="400" w:lineRule="exact"/>
        <w:ind w:firstLine="480" w:firstLineChars="200"/>
        <w:rPr>
          <w:sz w:val="24"/>
        </w:rPr>
      </w:pPr>
      <w:r>
        <w:rPr>
          <w:sz w:val="24"/>
        </w:rPr>
        <w:t>系统部署于本地开发环境，具体配置如表6</w:t>
      </w:r>
      <w:r>
        <w:rPr>
          <w:rFonts w:hint="eastAsia"/>
          <w:sz w:val="24"/>
        </w:rPr>
        <w:t>.</w:t>
      </w:r>
      <w:r>
        <w:rPr>
          <w:sz w:val="24"/>
        </w:rPr>
        <w:t>1所示。</w:t>
      </w:r>
    </w:p>
    <w:p w14:paraId="6B917238">
      <w:pPr>
        <w:spacing w:line="400" w:lineRule="exact"/>
        <w:jc w:val="center"/>
        <w:rPr>
          <w:sz w:val="24"/>
        </w:rPr>
      </w:pPr>
      <w:r>
        <w:rPr>
          <w:rFonts w:hint="eastAsia" w:ascii="宋体" w:hAnsi="宋体" w:cs="宋体"/>
          <w:szCs w:val="21"/>
          <w:lang w:bidi="ar"/>
        </w:rPr>
        <w:t>表6.1 开发环境表</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2FB3AE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single" w:color="auto" w:sz="12" w:space="0"/>
              <w:left w:val="nil"/>
              <w:bottom w:val="nil"/>
              <w:right w:val="nil"/>
            </w:tcBorders>
            <w:tcMar>
              <w:top w:w="-1" w:type="dxa"/>
              <w:left w:w="108" w:type="dxa"/>
              <w:bottom w:w="-1" w:type="dxa"/>
              <w:right w:w="108" w:type="dxa"/>
            </w:tcMar>
            <w:vAlign w:val="center"/>
          </w:tcPr>
          <w:p w14:paraId="45D7AC14">
            <w:pPr>
              <w:snapToGrid w:val="0"/>
              <w:spacing w:after="120" w:line="400" w:lineRule="exact"/>
              <w:ind w:firstLine="482" w:firstLineChars="200"/>
              <w:rPr>
                <w:rFonts w:eastAsia="黑体"/>
                <w:b/>
                <w:bCs/>
                <w:sz w:val="36"/>
              </w:rPr>
            </w:pPr>
            <w:r>
              <w:rPr>
                <w:b/>
                <w:bCs/>
                <w:sz w:val="24"/>
              </w:rPr>
              <w:t>项目</w:t>
            </w:r>
          </w:p>
        </w:tc>
        <w:tc>
          <w:tcPr>
            <w:tcW w:w="6517" w:type="dxa"/>
            <w:tcBorders>
              <w:top w:val="single" w:color="auto" w:sz="12" w:space="0"/>
              <w:left w:val="nil"/>
              <w:bottom w:val="nil"/>
              <w:right w:val="nil"/>
            </w:tcBorders>
            <w:tcMar>
              <w:top w:w="-1" w:type="dxa"/>
              <w:left w:w="108" w:type="dxa"/>
              <w:bottom w:w="-1" w:type="dxa"/>
              <w:right w:w="108" w:type="dxa"/>
            </w:tcMar>
            <w:vAlign w:val="center"/>
          </w:tcPr>
          <w:p w14:paraId="7DF15E18">
            <w:pPr>
              <w:snapToGrid w:val="0"/>
              <w:spacing w:after="120" w:line="400" w:lineRule="exact"/>
              <w:ind w:firstLine="482" w:firstLineChars="200"/>
              <w:rPr>
                <w:b/>
                <w:bCs/>
                <w:sz w:val="24"/>
              </w:rPr>
            </w:pPr>
            <w:r>
              <w:rPr>
                <w:b/>
                <w:bCs/>
                <w:sz w:val="24"/>
              </w:rPr>
              <w:t>配置</w:t>
            </w:r>
          </w:p>
        </w:tc>
      </w:tr>
      <w:tr w14:paraId="3C6A6E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single" w:color="auto" w:sz="4" w:space="0"/>
              <w:left w:val="nil"/>
              <w:bottom w:val="nil"/>
              <w:right w:val="nil"/>
            </w:tcBorders>
            <w:tcMar>
              <w:top w:w="-1" w:type="dxa"/>
              <w:left w:w="108" w:type="dxa"/>
              <w:bottom w:w="-1" w:type="dxa"/>
              <w:right w:w="108" w:type="dxa"/>
            </w:tcMar>
            <w:vAlign w:val="center"/>
          </w:tcPr>
          <w:p w14:paraId="1B4BF11B">
            <w:pPr>
              <w:snapToGrid w:val="0"/>
              <w:spacing w:after="120" w:line="400" w:lineRule="exact"/>
              <w:ind w:firstLine="480" w:firstLineChars="200"/>
              <w:rPr>
                <w:sz w:val="24"/>
              </w:rPr>
            </w:pPr>
            <w:r>
              <w:rPr>
                <w:sz w:val="24"/>
              </w:rPr>
              <w:t>操作系统</w:t>
            </w:r>
          </w:p>
        </w:tc>
        <w:tc>
          <w:tcPr>
            <w:tcW w:w="6517" w:type="dxa"/>
            <w:tcBorders>
              <w:top w:val="single" w:color="auto" w:sz="4" w:space="0"/>
              <w:left w:val="nil"/>
              <w:bottom w:val="nil"/>
              <w:right w:val="nil"/>
            </w:tcBorders>
            <w:tcMar>
              <w:top w:w="-1" w:type="dxa"/>
              <w:left w:w="108" w:type="dxa"/>
              <w:bottom w:w="-1" w:type="dxa"/>
              <w:right w:w="108" w:type="dxa"/>
            </w:tcMar>
            <w:vAlign w:val="center"/>
          </w:tcPr>
          <w:p w14:paraId="4B6D5533">
            <w:pPr>
              <w:snapToGrid w:val="0"/>
              <w:spacing w:after="120" w:line="400" w:lineRule="exact"/>
              <w:ind w:firstLine="480" w:firstLineChars="200"/>
              <w:rPr>
                <w:sz w:val="24"/>
              </w:rPr>
            </w:pPr>
            <w:r>
              <w:rPr>
                <w:sz w:val="24"/>
              </w:rPr>
              <w:t>Windows 11</w:t>
            </w:r>
          </w:p>
        </w:tc>
      </w:tr>
      <w:tr w14:paraId="48A512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A29902E">
            <w:pPr>
              <w:snapToGrid w:val="0"/>
              <w:spacing w:after="120" w:line="400" w:lineRule="exact"/>
              <w:ind w:firstLine="480" w:firstLineChars="200"/>
              <w:rPr>
                <w:sz w:val="24"/>
              </w:rPr>
            </w:pPr>
            <w:r>
              <w:rPr>
                <w:sz w:val="24"/>
              </w:rPr>
              <w:t>CPU</w:t>
            </w:r>
          </w:p>
        </w:tc>
        <w:tc>
          <w:tcPr>
            <w:tcW w:w="6517" w:type="dxa"/>
            <w:tcBorders>
              <w:top w:val="nil"/>
              <w:left w:val="nil"/>
              <w:bottom w:val="nil"/>
              <w:right w:val="nil"/>
            </w:tcBorders>
            <w:tcMar>
              <w:top w:w="-1" w:type="dxa"/>
              <w:left w:w="108" w:type="dxa"/>
              <w:bottom w:w="-1" w:type="dxa"/>
              <w:right w:w="108" w:type="dxa"/>
            </w:tcMar>
            <w:vAlign w:val="center"/>
          </w:tcPr>
          <w:p w14:paraId="078D0929">
            <w:pPr>
              <w:snapToGrid w:val="0"/>
              <w:spacing w:after="120" w:line="400" w:lineRule="exact"/>
              <w:ind w:firstLine="480" w:firstLineChars="200"/>
              <w:rPr>
                <w:sz w:val="24"/>
              </w:rPr>
            </w:pPr>
            <w:r>
              <w:rPr>
                <w:sz w:val="24"/>
              </w:rPr>
              <w:t>Intel Core i</w:t>
            </w:r>
            <w:r>
              <w:rPr>
                <w:rFonts w:hint="eastAsia"/>
                <w:sz w:val="24"/>
              </w:rPr>
              <w:t>5</w:t>
            </w:r>
            <w:r>
              <w:rPr>
                <w:sz w:val="24"/>
              </w:rPr>
              <w:t>-12</w:t>
            </w:r>
            <w:r>
              <w:rPr>
                <w:rFonts w:hint="eastAsia"/>
                <w:sz w:val="24"/>
              </w:rPr>
              <w:t>4</w:t>
            </w:r>
            <w:r>
              <w:rPr>
                <w:sz w:val="24"/>
              </w:rPr>
              <w:t>00H（1</w:t>
            </w:r>
            <w:r>
              <w:rPr>
                <w:rFonts w:hint="eastAsia"/>
                <w:sz w:val="24"/>
              </w:rPr>
              <w:t>2</w:t>
            </w:r>
            <w:r>
              <w:rPr>
                <w:sz w:val="24"/>
              </w:rPr>
              <w:t>核</w:t>
            </w:r>
            <w:r>
              <w:rPr>
                <w:rFonts w:hint="eastAsia"/>
                <w:sz w:val="24"/>
              </w:rPr>
              <w:t>16</w:t>
            </w:r>
            <w:r>
              <w:rPr>
                <w:sz w:val="24"/>
              </w:rPr>
              <w:t>线程）</w:t>
            </w:r>
          </w:p>
        </w:tc>
      </w:tr>
      <w:tr w14:paraId="7E3B58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FB84A73">
            <w:pPr>
              <w:snapToGrid w:val="0"/>
              <w:spacing w:after="120" w:line="400" w:lineRule="exact"/>
              <w:ind w:firstLine="480" w:firstLineChars="200"/>
              <w:rPr>
                <w:sz w:val="24"/>
              </w:rPr>
            </w:pPr>
            <w:r>
              <w:rPr>
                <w:sz w:val="24"/>
              </w:rPr>
              <w:t>内存</w:t>
            </w:r>
          </w:p>
        </w:tc>
        <w:tc>
          <w:tcPr>
            <w:tcW w:w="6517" w:type="dxa"/>
            <w:tcBorders>
              <w:top w:val="nil"/>
              <w:left w:val="nil"/>
              <w:bottom w:val="nil"/>
              <w:right w:val="nil"/>
            </w:tcBorders>
            <w:tcMar>
              <w:top w:w="-1" w:type="dxa"/>
              <w:left w:w="108" w:type="dxa"/>
              <w:bottom w:w="-1" w:type="dxa"/>
              <w:right w:w="108" w:type="dxa"/>
            </w:tcMar>
            <w:vAlign w:val="center"/>
          </w:tcPr>
          <w:p w14:paraId="5C0D1DC1">
            <w:pPr>
              <w:snapToGrid w:val="0"/>
              <w:spacing w:after="120" w:line="400" w:lineRule="exact"/>
              <w:ind w:firstLine="480" w:firstLineChars="200"/>
              <w:rPr>
                <w:sz w:val="24"/>
              </w:rPr>
            </w:pPr>
            <w:r>
              <w:rPr>
                <w:sz w:val="24"/>
              </w:rPr>
              <w:t>16 GB</w:t>
            </w:r>
          </w:p>
        </w:tc>
      </w:tr>
      <w:tr w14:paraId="3F1CFF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45B52847">
            <w:pPr>
              <w:snapToGrid w:val="0"/>
              <w:spacing w:after="120" w:line="400" w:lineRule="exact"/>
              <w:ind w:firstLine="480" w:firstLineChars="200"/>
              <w:rPr>
                <w:sz w:val="24"/>
              </w:rPr>
            </w:pPr>
            <w:r>
              <w:rPr>
                <w:sz w:val="24"/>
              </w:rPr>
              <w:t>JDK版本</w:t>
            </w:r>
          </w:p>
        </w:tc>
        <w:tc>
          <w:tcPr>
            <w:tcW w:w="6517" w:type="dxa"/>
            <w:tcBorders>
              <w:top w:val="nil"/>
              <w:left w:val="nil"/>
              <w:bottom w:val="nil"/>
              <w:right w:val="nil"/>
            </w:tcBorders>
            <w:tcMar>
              <w:top w:w="-1" w:type="dxa"/>
              <w:left w:w="108" w:type="dxa"/>
              <w:bottom w:w="-1" w:type="dxa"/>
              <w:right w:w="108" w:type="dxa"/>
            </w:tcMar>
            <w:vAlign w:val="center"/>
          </w:tcPr>
          <w:p w14:paraId="51D6F90B">
            <w:pPr>
              <w:snapToGrid w:val="0"/>
              <w:spacing w:after="120" w:line="400" w:lineRule="exact"/>
              <w:ind w:firstLine="480" w:firstLineChars="200"/>
              <w:rPr>
                <w:sz w:val="24"/>
              </w:rPr>
            </w:pPr>
            <w:r>
              <w:rPr>
                <w:sz w:val="24"/>
              </w:rPr>
              <w:t>17</w:t>
            </w:r>
          </w:p>
        </w:tc>
      </w:tr>
      <w:tr w14:paraId="4FD6BF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6791570">
            <w:pPr>
              <w:snapToGrid w:val="0"/>
              <w:spacing w:after="120" w:line="400" w:lineRule="exact"/>
              <w:ind w:firstLine="480" w:firstLineChars="200"/>
              <w:rPr>
                <w:sz w:val="24"/>
              </w:rPr>
            </w:pPr>
            <w:r>
              <w:rPr>
                <w:sz w:val="24"/>
              </w:rPr>
              <w:t>Node.js版本</w:t>
            </w:r>
          </w:p>
        </w:tc>
        <w:tc>
          <w:tcPr>
            <w:tcW w:w="6517" w:type="dxa"/>
            <w:tcBorders>
              <w:top w:val="nil"/>
              <w:left w:val="nil"/>
              <w:bottom w:val="nil"/>
              <w:right w:val="nil"/>
            </w:tcBorders>
            <w:tcMar>
              <w:top w:w="-1" w:type="dxa"/>
              <w:left w:w="108" w:type="dxa"/>
              <w:bottom w:w="-1" w:type="dxa"/>
              <w:right w:w="108" w:type="dxa"/>
            </w:tcMar>
            <w:vAlign w:val="center"/>
          </w:tcPr>
          <w:p w14:paraId="7E3845B2">
            <w:pPr>
              <w:snapToGrid w:val="0"/>
              <w:spacing w:after="120" w:line="400" w:lineRule="exact"/>
              <w:ind w:firstLine="480" w:firstLineChars="200"/>
              <w:rPr>
                <w:sz w:val="24"/>
              </w:rPr>
            </w:pPr>
            <w:r>
              <w:rPr>
                <w:sz w:val="24"/>
              </w:rPr>
              <w:t>18.16.0</w:t>
            </w:r>
          </w:p>
        </w:tc>
      </w:tr>
      <w:tr w14:paraId="5A4D90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C8F3BC5">
            <w:pPr>
              <w:snapToGrid w:val="0"/>
              <w:spacing w:after="120" w:line="400" w:lineRule="exact"/>
              <w:ind w:firstLine="480" w:firstLineChars="200"/>
              <w:rPr>
                <w:sz w:val="24"/>
              </w:rPr>
            </w:pPr>
            <w:r>
              <w:rPr>
                <w:sz w:val="24"/>
              </w:rPr>
              <w:t>数据库</w:t>
            </w:r>
          </w:p>
        </w:tc>
        <w:tc>
          <w:tcPr>
            <w:tcW w:w="6517" w:type="dxa"/>
            <w:tcBorders>
              <w:top w:val="nil"/>
              <w:left w:val="nil"/>
              <w:bottom w:val="nil"/>
              <w:right w:val="nil"/>
            </w:tcBorders>
            <w:tcMar>
              <w:top w:w="-1" w:type="dxa"/>
              <w:left w:w="108" w:type="dxa"/>
              <w:bottom w:w="-1" w:type="dxa"/>
              <w:right w:w="108" w:type="dxa"/>
            </w:tcMar>
            <w:vAlign w:val="center"/>
          </w:tcPr>
          <w:p w14:paraId="1DF4FAFD">
            <w:pPr>
              <w:snapToGrid w:val="0"/>
              <w:spacing w:after="120" w:line="400" w:lineRule="exact"/>
              <w:ind w:firstLine="480" w:firstLineChars="200"/>
              <w:rPr>
                <w:sz w:val="24"/>
              </w:rPr>
            </w:pPr>
            <w:r>
              <w:rPr>
                <w:sz w:val="24"/>
              </w:rPr>
              <w:t>MySQL 8.0</w:t>
            </w:r>
          </w:p>
        </w:tc>
      </w:tr>
      <w:tr w14:paraId="43A9DA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6CB34137">
            <w:pPr>
              <w:snapToGrid w:val="0"/>
              <w:spacing w:after="120" w:line="400" w:lineRule="exact"/>
              <w:ind w:firstLine="480" w:firstLineChars="200"/>
              <w:rPr>
                <w:sz w:val="24"/>
              </w:rPr>
            </w:pPr>
            <w:r>
              <w:rPr>
                <w:sz w:val="24"/>
              </w:rPr>
              <w:t>区块链环境</w:t>
            </w:r>
          </w:p>
        </w:tc>
        <w:tc>
          <w:tcPr>
            <w:tcW w:w="6517" w:type="dxa"/>
            <w:tcBorders>
              <w:top w:val="nil"/>
              <w:left w:val="nil"/>
              <w:bottom w:val="nil"/>
              <w:right w:val="nil"/>
            </w:tcBorders>
            <w:tcMar>
              <w:top w:w="-1" w:type="dxa"/>
              <w:left w:w="108" w:type="dxa"/>
              <w:bottom w:w="-1" w:type="dxa"/>
              <w:right w:w="108" w:type="dxa"/>
            </w:tcMar>
            <w:vAlign w:val="center"/>
          </w:tcPr>
          <w:p w14:paraId="33D9C00F">
            <w:pPr>
              <w:snapToGrid w:val="0"/>
              <w:spacing w:after="120" w:line="400" w:lineRule="exact"/>
              <w:ind w:firstLine="480" w:firstLineChars="200"/>
              <w:rPr>
                <w:sz w:val="24"/>
              </w:rPr>
            </w:pPr>
            <w:r>
              <w:rPr>
                <w:sz w:val="24"/>
              </w:rPr>
              <w:t>Ganache 2.7.1</w:t>
            </w:r>
          </w:p>
        </w:tc>
      </w:tr>
      <w:tr w14:paraId="259BED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single" w:color="auto" w:sz="12" w:space="0"/>
              <w:right w:val="nil"/>
            </w:tcBorders>
            <w:tcMar>
              <w:top w:w="-1" w:type="dxa"/>
              <w:left w:w="108" w:type="dxa"/>
              <w:bottom w:w="-1" w:type="dxa"/>
              <w:right w:w="108" w:type="dxa"/>
            </w:tcMar>
            <w:vAlign w:val="center"/>
          </w:tcPr>
          <w:p w14:paraId="66357B3A">
            <w:pPr>
              <w:snapToGrid w:val="0"/>
              <w:spacing w:after="120" w:line="400" w:lineRule="exact"/>
              <w:ind w:firstLine="480" w:firstLineChars="200"/>
              <w:rPr>
                <w:sz w:val="24"/>
              </w:rPr>
            </w:pPr>
            <w:r>
              <w:rPr>
                <w:sz w:val="24"/>
              </w:rPr>
              <w:t>大模型API</w:t>
            </w:r>
          </w:p>
        </w:tc>
        <w:tc>
          <w:tcPr>
            <w:tcW w:w="6517" w:type="dxa"/>
            <w:tcBorders>
              <w:top w:val="nil"/>
              <w:left w:val="nil"/>
              <w:bottom w:val="single" w:color="auto" w:sz="12" w:space="0"/>
              <w:right w:val="nil"/>
            </w:tcBorders>
            <w:tcMar>
              <w:top w:w="-1" w:type="dxa"/>
              <w:left w:w="108" w:type="dxa"/>
              <w:bottom w:w="-1" w:type="dxa"/>
              <w:right w:w="108" w:type="dxa"/>
            </w:tcMar>
            <w:vAlign w:val="center"/>
          </w:tcPr>
          <w:p w14:paraId="2CC53C02">
            <w:pPr>
              <w:snapToGrid w:val="0"/>
              <w:spacing w:after="120" w:line="400" w:lineRule="exact"/>
              <w:ind w:firstLine="480" w:firstLineChars="200"/>
              <w:rPr>
                <w:sz w:val="24"/>
              </w:rPr>
            </w:pPr>
            <w:r>
              <w:rPr>
                <w:sz w:val="24"/>
              </w:rPr>
              <w:t xml:space="preserve">ERNIE 5.0 / </w:t>
            </w:r>
            <w:r>
              <w:rPr>
                <w:rFonts w:hint="eastAsia"/>
                <w:sz w:val="24"/>
              </w:rPr>
              <w:t>qwen-m</w:t>
            </w:r>
            <w:r>
              <w:rPr>
                <w:sz w:val="24"/>
              </w:rPr>
              <w:t>ax / GPT-4o-mini</w:t>
            </w:r>
          </w:p>
        </w:tc>
      </w:tr>
    </w:tbl>
    <w:p w14:paraId="69FA9EC0">
      <w:pPr>
        <w:pStyle w:val="11"/>
        <w:spacing w:line="400" w:lineRule="exact"/>
        <w:outlineLvl w:val="1"/>
        <w:rPr>
          <w:rFonts w:ascii="黑体" w:eastAsia="黑体"/>
          <w:sz w:val="30"/>
        </w:rPr>
      </w:pPr>
    </w:p>
    <w:p w14:paraId="4EA92AD4">
      <w:pPr>
        <w:pStyle w:val="11"/>
        <w:spacing w:line="400" w:lineRule="exact"/>
        <w:outlineLvl w:val="1"/>
        <w:rPr>
          <w:rFonts w:ascii="黑体" w:eastAsia="黑体"/>
          <w:sz w:val="32"/>
        </w:rPr>
      </w:pPr>
      <w:bookmarkStart w:id="65" w:name="_Toc22894"/>
      <w:r>
        <w:rPr>
          <w:rFonts w:hint="eastAsia" w:ascii="黑体" w:eastAsia="黑体"/>
          <w:sz w:val="30"/>
        </w:rPr>
        <w:t>6.2 股票辅助交易功能测试</w:t>
      </w:r>
      <w:bookmarkEnd w:id="65"/>
    </w:p>
    <w:p w14:paraId="4ADCE341">
      <w:pPr>
        <w:spacing w:line="400" w:lineRule="exact"/>
        <w:outlineLvl w:val="2"/>
        <w:rPr>
          <w:rFonts w:ascii="黑体" w:eastAsia="黑体"/>
          <w:sz w:val="32"/>
        </w:rPr>
      </w:pPr>
      <w:bookmarkStart w:id="66" w:name="_Toc18281"/>
      <w:r>
        <w:rPr>
          <w:rFonts w:hint="eastAsia" w:ascii="黑体" w:hAnsi="黑体" w:eastAsia="黑体" w:cs="黑体"/>
          <w:sz w:val="28"/>
          <w:szCs w:val="28"/>
        </w:rPr>
        <w:t>6.2.1 行情数据展示</w:t>
      </w:r>
      <w:bookmarkEnd w:id="66"/>
    </w:p>
    <w:p w14:paraId="1706FF18">
      <w:pPr>
        <w:spacing w:line="400" w:lineRule="exact"/>
        <w:ind w:firstLine="480" w:firstLineChars="200"/>
        <w:rPr>
          <w:rFonts w:ascii="黑体" w:eastAsia="黑体"/>
          <w:sz w:val="32"/>
        </w:rPr>
      </w:pPr>
      <w:r>
        <w:rPr>
          <w:sz w:val="24"/>
        </w:rPr>
        <w:t>系统启动后，前端股票交易页面展示若干只美股的基本信息与K线图</w:t>
      </w:r>
      <w:r>
        <w:rPr>
          <w:rFonts w:hint="eastAsia"/>
          <w:sz w:val="24"/>
        </w:rPr>
        <w:t>，如图6.2所示</w:t>
      </w:r>
      <w:r>
        <w:rPr>
          <w:sz w:val="24"/>
        </w:rPr>
        <w:t>。行情数据从Alpha Vantage拉取后缓存</w:t>
      </w:r>
      <w:r>
        <w:rPr>
          <w:rFonts w:hint="eastAsia"/>
          <w:sz w:val="24"/>
        </w:rPr>
        <w:t>。</w:t>
      </w:r>
    </w:p>
    <w:p w14:paraId="02750454">
      <w:pPr>
        <w:jc w:val="center"/>
        <w:rPr>
          <w:rFonts w:ascii="黑体" w:eastAsia="黑体"/>
          <w:sz w:val="32"/>
        </w:rPr>
      </w:pPr>
      <w:r>
        <w:rPr>
          <w:rFonts w:ascii="黑体" w:eastAsia="黑体"/>
          <w:sz w:val="32"/>
        </w:rPr>
        <w:drawing>
          <wp:inline distT="0" distB="0" distL="114300" distR="114300">
            <wp:extent cx="3956050" cy="1955165"/>
            <wp:effectExtent l="0" t="0" r="0" b="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48"/>
                    <a:srcRect l="13618" t="4644" r="33523" b="79508"/>
                    <a:stretch>
                      <a:fillRect/>
                    </a:stretch>
                  </pic:blipFill>
                  <pic:spPr>
                    <a:xfrm>
                      <a:off x="0" y="0"/>
                      <a:ext cx="3956050" cy="1955165"/>
                    </a:xfrm>
                    <a:prstGeom prst="rect">
                      <a:avLst/>
                    </a:prstGeom>
                  </pic:spPr>
                </pic:pic>
              </a:graphicData>
            </a:graphic>
          </wp:inline>
        </w:drawing>
      </w:r>
    </w:p>
    <w:p w14:paraId="5E33BE5D">
      <w:pPr>
        <w:spacing w:line="400" w:lineRule="exact"/>
        <w:jc w:val="center"/>
        <w:rPr>
          <w:rFonts w:ascii="黑体" w:eastAsia="黑体"/>
          <w:sz w:val="32"/>
        </w:rPr>
      </w:pPr>
      <w:r>
        <w:rPr>
          <w:rFonts w:hint="eastAsia" w:ascii="宋体" w:hAnsi="宋体" w:cs="宋体"/>
          <w:szCs w:val="21"/>
          <w:lang w:bidi="ar"/>
        </w:rPr>
        <w:t>图6.2行情数据展示图</w:t>
      </w:r>
    </w:p>
    <w:p w14:paraId="021AEA4E">
      <w:pPr>
        <w:spacing w:line="400" w:lineRule="exact"/>
        <w:outlineLvl w:val="2"/>
        <w:rPr>
          <w:rFonts w:ascii="黑体" w:eastAsia="黑体"/>
          <w:sz w:val="32"/>
        </w:rPr>
      </w:pPr>
      <w:bookmarkStart w:id="67" w:name="_Toc23513"/>
      <w:r>
        <w:rPr>
          <w:rFonts w:hint="eastAsia" w:ascii="黑体" w:hAnsi="黑体" w:eastAsia="黑体" w:cs="黑体"/>
          <w:sz w:val="28"/>
          <w:szCs w:val="28"/>
        </w:rPr>
        <w:t>6.2.2 AI单次决策过程</w:t>
      </w:r>
      <w:bookmarkEnd w:id="67"/>
    </w:p>
    <w:p w14:paraId="5D9B67C2">
      <w:pPr>
        <w:spacing w:after="120" w:line="400" w:lineRule="exact"/>
        <w:ind w:firstLine="480" w:firstLineChars="200"/>
        <w:rPr>
          <w:sz w:val="24"/>
        </w:rPr>
      </w:pPr>
      <w:r>
        <w:rPr>
          <w:sz w:val="24"/>
        </w:rPr>
        <w:t>用户在界面上选择AI模型（以通义千问</w:t>
      </w:r>
      <w:r>
        <w:rPr>
          <w:rFonts w:hint="eastAsia"/>
          <w:sz w:val="24"/>
        </w:rPr>
        <w:t>qwen-max</w:t>
      </w:r>
      <w:r>
        <w:rPr>
          <w:sz w:val="24"/>
        </w:rPr>
        <w:t>为例）和风险偏好（适中），点击“AI决策”按钮触发单次辅助交易。系统将市场快照与AI持仓数据打包为提示词发送给大模型，模型推理后返回决策理由与操作指令。</w:t>
      </w:r>
    </w:p>
    <w:p w14:paraId="2DE86AE0">
      <w:pPr>
        <w:spacing w:after="120" w:line="400" w:lineRule="exact"/>
        <w:ind w:firstLine="480" w:firstLineChars="200"/>
        <w:rPr>
          <w:sz w:val="24"/>
        </w:rPr>
      </w:pPr>
      <w:r>
        <w:rPr>
          <w:sz w:val="24"/>
        </w:rPr>
        <w:t>表6-</w:t>
      </w:r>
      <w:r>
        <w:rPr>
          <w:rFonts w:hint="eastAsia"/>
          <w:sz w:val="24"/>
        </w:rPr>
        <w:t>3</w:t>
      </w:r>
      <w:r>
        <w:rPr>
          <w:sz w:val="24"/>
        </w:rPr>
        <w:t>记录了某次决策中，同一市场条件下三种风险偏好AI的不同行为。</w:t>
      </w:r>
    </w:p>
    <w:p w14:paraId="4858E559">
      <w:pPr>
        <w:spacing w:after="120" w:line="400" w:lineRule="exact"/>
        <w:ind w:firstLine="480" w:firstLineChars="200"/>
        <w:rPr>
          <w:sz w:val="24"/>
        </w:rPr>
      </w:pPr>
    </w:p>
    <w:p w14:paraId="1563563C">
      <w:pPr>
        <w:spacing w:line="400" w:lineRule="exact"/>
        <w:jc w:val="center"/>
        <w:rPr>
          <w:sz w:val="24"/>
        </w:rPr>
      </w:pPr>
      <w:r>
        <w:rPr>
          <w:rFonts w:hint="eastAsia" w:ascii="宋体" w:hAnsi="宋体" w:cs="宋体"/>
          <w:szCs w:val="21"/>
          <w:lang w:bidi="ar"/>
        </w:rPr>
        <w:t>表6.3 不同风险偏好决策表</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1354D2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1EEFF98A">
            <w:pPr>
              <w:keepNext/>
              <w:snapToGrid w:val="0"/>
              <w:spacing w:after="120" w:line="400" w:lineRule="exact"/>
              <w:jc w:val="center"/>
              <w:rPr>
                <w:b/>
                <w:sz w:val="24"/>
              </w:rPr>
            </w:pPr>
            <w:r>
              <w:rPr>
                <w:b/>
                <w:sz w:val="24"/>
              </w:rPr>
              <w:t>AI风险偏好</w:t>
            </w:r>
          </w:p>
        </w:tc>
        <w:tc>
          <w:tcPr>
            <w:tcW w:w="4460" w:type="dxa"/>
            <w:tcBorders>
              <w:top w:val="single" w:color="auto" w:sz="12" w:space="0"/>
              <w:left w:val="nil"/>
              <w:bottom w:val="nil"/>
              <w:right w:val="nil"/>
            </w:tcBorders>
            <w:tcMar>
              <w:top w:w="-1" w:type="dxa"/>
              <w:left w:w="108" w:type="dxa"/>
              <w:bottom w:w="-1" w:type="dxa"/>
              <w:right w:w="108" w:type="dxa"/>
            </w:tcMar>
            <w:vAlign w:val="center"/>
          </w:tcPr>
          <w:p w14:paraId="7744F061">
            <w:pPr>
              <w:keepNext/>
              <w:snapToGrid w:val="0"/>
              <w:spacing w:after="120" w:line="400" w:lineRule="exact"/>
              <w:jc w:val="center"/>
              <w:rPr>
                <w:b/>
                <w:sz w:val="24"/>
              </w:rPr>
            </w:pPr>
            <w:r>
              <w:rPr>
                <w:b/>
                <w:sz w:val="24"/>
              </w:rPr>
              <w:t>决策理由摘要</w:t>
            </w:r>
          </w:p>
        </w:tc>
        <w:tc>
          <w:tcPr>
            <w:tcW w:w="1689" w:type="dxa"/>
            <w:tcBorders>
              <w:top w:val="single" w:color="auto" w:sz="12" w:space="0"/>
              <w:left w:val="nil"/>
              <w:bottom w:val="nil"/>
              <w:right w:val="nil"/>
            </w:tcBorders>
            <w:tcMar>
              <w:top w:w="-1" w:type="dxa"/>
              <w:left w:w="108" w:type="dxa"/>
              <w:bottom w:w="-1" w:type="dxa"/>
              <w:right w:w="108" w:type="dxa"/>
            </w:tcMar>
            <w:vAlign w:val="center"/>
          </w:tcPr>
          <w:p w14:paraId="2AC6C3DB">
            <w:pPr>
              <w:keepNext/>
              <w:snapToGrid w:val="0"/>
              <w:spacing w:after="120" w:line="400" w:lineRule="exact"/>
              <w:jc w:val="center"/>
              <w:rPr>
                <w:b/>
                <w:sz w:val="24"/>
              </w:rPr>
            </w:pPr>
            <w:r>
              <w:rPr>
                <w:b/>
                <w:sz w:val="24"/>
              </w:rPr>
              <w:t>操作</w:t>
            </w:r>
          </w:p>
        </w:tc>
        <w:tc>
          <w:tcPr>
            <w:tcW w:w="1462" w:type="dxa"/>
            <w:tcBorders>
              <w:top w:val="single" w:color="auto" w:sz="12" w:space="0"/>
              <w:left w:val="nil"/>
              <w:bottom w:val="nil"/>
              <w:right w:val="nil"/>
            </w:tcBorders>
            <w:tcMar>
              <w:top w:w="-1" w:type="dxa"/>
              <w:left w:w="108" w:type="dxa"/>
              <w:bottom w:w="-1" w:type="dxa"/>
              <w:right w:w="108" w:type="dxa"/>
            </w:tcMar>
            <w:vAlign w:val="center"/>
          </w:tcPr>
          <w:p w14:paraId="265483E6">
            <w:pPr>
              <w:keepNext/>
              <w:snapToGrid w:val="0"/>
              <w:spacing w:after="120" w:line="400" w:lineRule="exact"/>
              <w:jc w:val="center"/>
              <w:rPr>
                <w:b/>
                <w:sz w:val="24"/>
              </w:rPr>
            </w:pPr>
            <w:r>
              <w:rPr>
                <w:b/>
                <w:sz w:val="24"/>
              </w:rPr>
              <w:t>资产变化</w:t>
            </w:r>
          </w:p>
        </w:tc>
      </w:tr>
      <w:tr w14:paraId="38A3A7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380E82C6">
            <w:pPr>
              <w:keepNext/>
              <w:snapToGrid w:val="0"/>
              <w:spacing w:after="120" w:line="400" w:lineRule="exact"/>
              <w:jc w:val="center"/>
              <w:rPr>
                <w:sz w:val="24"/>
              </w:rPr>
            </w:pPr>
            <w:r>
              <w:rPr>
                <w:sz w:val="24"/>
              </w:rPr>
              <w:t>保守</w:t>
            </w:r>
          </w:p>
        </w:tc>
        <w:tc>
          <w:tcPr>
            <w:tcW w:w="4460" w:type="dxa"/>
            <w:tcBorders>
              <w:top w:val="single" w:color="auto" w:sz="4" w:space="0"/>
              <w:left w:val="nil"/>
              <w:bottom w:val="nil"/>
              <w:right w:val="nil"/>
            </w:tcBorders>
            <w:tcMar>
              <w:top w:w="-1" w:type="dxa"/>
              <w:left w:w="108" w:type="dxa"/>
              <w:bottom w:w="-1" w:type="dxa"/>
              <w:right w:w="108" w:type="dxa"/>
            </w:tcMar>
            <w:vAlign w:val="center"/>
          </w:tcPr>
          <w:p w14:paraId="1FBBBBA6">
            <w:pPr>
              <w:keepNext/>
              <w:snapToGrid w:val="0"/>
              <w:spacing w:after="120" w:line="400" w:lineRule="exact"/>
              <w:jc w:val="center"/>
              <w:rPr>
                <w:sz w:val="24"/>
              </w:rPr>
            </w:pPr>
            <w:r>
              <w:rPr>
                <w:sz w:val="24"/>
              </w:rPr>
              <w:t>大盘方向不明，IBM技术指标中性，选择持有现金观望</w:t>
            </w:r>
          </w:p>
        </w:tc>
        <w:tc>
          <w:tcPr>
            <w:tcW w:w="1689" w:type="dxa"/>
            <w:tcBorders>
              <w:top w:val="single" w:color="auto" w:sz="4" w:space="0"/>
              <w:left w:val="nil"/>
              <w:bottom w:val="nil"/>
              <w:right w:val="nil"/>
            </w:tcBorders>
            <w:tcMar>
              <w:top w:w="-1" w:type="dxa"/>
              <w:left w:w="108" w:type="dxa"/>
              <w:bottom w:w="-1" w:type="dxa"/>
              <w:right w:w="108" w:type="dxa"/>
            </w:tcMar>
            <w:vAlign w:val="center"/>
          </w:tcPr>
          <w:p w14:paraId="001AA15B">
            <w:pPr>
              <w:keepNext/>
              <w:snapToGrid w:val="0"/>
              <w:spacing w:after="120" w:line="400" w:lineRule="exact"/>
              <w:jc w:val="center"/>
              <w:rPr>
                <w:sz w:val="24"/>
              </w:rPr>
            </w:pPr>
            <w:r>
              <w:rPr>
                <w:sz w:val="24"/>
              </w:rPr>
              <w:t>无操作</w:t>
            </w:r>
          </w:p>
        </w:tc>
        <w:tc>
          <w:tcPr>
            <w:tcW w:w="1462" w:type="dxa"/>
            <w:tcBorders>
              <w:top w:val="single" w:color="auto" w:sz="4" w:space="0"/>
              <w:left w:val="nil"/>
              <w:bottom w:val="nil"/>
              <w:right w:val="nil"/>
            </w:tcBorders>
            <w:tcMar>
              <w:top w:w="-1" w:type="dxa"/>
              <w:left w:w="108" w:type="dxa"/>
              <w:bottom w:w="-1" w:type="dxa"/>
              <w:right w:w="108" w:type="dxa"/>
            </w:tcMar>
            <w:vAlign w:val="center"/>
          </w:tcPr>
          <w:p w14:paraId="18ACCF91">
            <w:pPr>
              <w:keepNext/>
              <w:snapToGrid w:val="0"/>
              <w:spacing w:after="120" w:line="400" w:lineRule="exact"/>
              <w:jc w:val="center"/>
              <w:rPr>
                <w:sz w:val="24"/>
              </w:rPr>
            </w:pPr>
            <w:r>
              <w:rPr>
                <w:sz w:val="24"/>
              </w:rPr>
              <w:t>0</w:t>
            </w:r>
          </w:p>
        </w:tc>
      </w:tr>
      <w:tr w14:paraId="6F437D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7955EA99">
            <w:pPr>
              <w:keepNext/>
              <w:snapToGrid w:val="0"/>
              <w:spacing w:after="120" w:line="400" w:lineRule="exact"/>
              <w:jc w:val="center"/>
              <w:rPr>
                <w:sz w:val="24"/>
              </w:rPr>
            </w:pPr>
            <w:r>
              <w:rPr>
                <w:sz w:val="24"/>
              </w:rPr>
              <w:t>适中</w:t>
            </w:r>
          </w:p>
        </w:tc>
        <w:tc>
          <w:tcPr>
            <w:tcW w:w="4460" w:type="dxa"/>
            <w:tcBorders>
              <w:top w:val="nil"/>
              <w:left w:val="nil"/>
              <w:bottom w:val="nil"/>
              <w:right w:val="nil"/>
            </w:tcBorders>
            <w:tcMar>
              <w:top w:w="-1" w:type="dxa"/>
              <w:left w:w="108" w:type="dxa"/>
              <w:bottom w:w="-1" w:type="dxa"/>
              <w:right w:w="108" w:type="dxa"/>
            </w:tcMar>
            <w:vAlign w:val="center"/>
          </w:tcPr>
          <w:p w14:paraId="7015F9BF">
            <w:pPr>
              <w:keepNext/>
              <w:snapToGrid w:val="0"/>
              <w:spacing w:after="120" w:line="400" w:lineRule="exact"/>
              <w:jc w:val="center"/>
              <w:rPr>
                <w:sz w:val="24"/>
              </w:rPr>
            </w:pPr>
            <w:r>
              <w:rPr>
                <w:sz w:val="24"/>
              </w:rPr>
              <w:t>AAPL收盘站稳20日均线上方，RSI处于中位，适度建仓</w:t>
            </w:r>
          </w:p>
        </w:tc>
        <w:tc>
          <w:tcPr>
            <w:tcW w:w="1689" w:type="dxa"/>
            <w:tcBorders>
              <w:top w:val="nil"/>
              <w:left w:val="nil"/>
              <w:bottom w:val="nil"/>
              <w:right w:val="nil"/>
            </w:tcBorders>
            <w:tcMar>
              <w:top w:w="-1" w:type="dxa"/>
              <w:left w:w="108" w:type="dxa"/>
              <w:bottom w:w="-1" w:type="dxa"/>
              <w:right w:w="108" w:type="dxa"/>
            </w:tcMar>
            <w:vAlign w:val="center"/>
          </w:tcPr>
          <w:p w14:paraId="161B127E">
            <w:pPr>
              <w:keepNext/>
              <w:snapToGrid w:val="0"/>
              <w:spacing w:after="120" w:line="400" w:lineRule="exact"/>
              <w:jc w:val="center"/>
              <w:rPr>
                <w:sz w:val="24"/>
              </w:rPr>
            </w:pPr>
            <w:r>
              <w:rPr>
                <w:sz w:val="24"/>
              </w:rPr>
              <w:t xml:space="preserve">买入AAPL </w:t>
            </w:r>
            <w:r>
              <w:rPr>
                <w:rFonts w:hint="eastAsia"/>
                <w:sz w:val="24"/>
              </w:rPr>
              <w:t>10</w:t>
            </w:r>
            <w:r>
              <w:rPr>
                <w:sz w:val="24"/>
              </w:rPr>
              <w:t>股</w:t>
            </w:r>
          </w:p>
        </w:tc>
        <w:tc>
          <w:tcPr>
            <w:tcW w:w="1462" w:type="dxa"/>
            <w:tcBorders>
              <w:top w:val="nil"/>
              <w:left w:val="nil"/>
              <w:bottom w:val="nil"/>
              <w:right w:val="nil"/>
            </w:tcBorders>
            <w:tcMar>
              <w:top w:w="-1" w:type="dxa"/>
              <w:left w:w="108" w:type="dxa"/>
              <w:bottom w:w="-1" w:type="dxa"/>
              <w:right w:w="108" w:type="dxa"/>
            </w:tcMar>
            <w:vAlign w:val="center"/>
          </w:tcPr>
          <w:p w14:paraId="27A13A3A">
            <w:pPr>
              <w:keepNext/>
              <w:snapToGrid w:val="0"/>
              <w:spacing w:after="120" w:line="400" w:lineRule="exact"/>
              <w:jc w:val="center"/>
              <w:rPr>
                <w:sz w:val="24"/>
              </w:rPr>
            </w:pPr>
            <w:r>
              <w:rPr>
                <w:sz w:val="24"/>
              </w:rPr>
              <w:t>-2,216 USD</w:t>
            </w:r>
          </w:p>
        </w:tc>
      </w:tr>
      <w:tr w14:paraId="48AD9D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513" w:type="dxa"/>
            <w:tcBorders>
              <w:top w:val="nil"/>
              <w:left w:val="nil"/>
              <w:bottom w:val="single" w:color="auto" w:sz="12" w:space="0"/>
              <w:right w:val="nil"/>
            </w:tcBorders>
            <w:tcMar>
              <w:top w:w="-1" w:type="dxa"/>
              <w:left w:w="108" w:type="dxa"/>
              <w:bottom w:w="-1" w:type="dxa"/>
              <w:right w:w="108" w:type="dxa"/>
            </w:tcMar>
            <w:vAlign w:val="center"/>
          </w:tcPr>
          <w:p w14:paraId="0B2D3EC4">
            <w:pPr>
              <w:keepNext/>
              <w:snapToGrid w:val="0"/>
              <w:spacing w:after="120" w:line="400" w:lineRule="exact"/>
              <w:jc w:val="center"/>
              <w:rPr>
                <w:sz w:val="24"/>
              </w:rPr>
            </w:pPr>
            <w:r>
              <w:rPr>
                <w:sz w:val="24"/>
              </w:rPr>
              <w:t>激进</w:t>
            </w:r>
          </w:p>
        </w:tc>
        <w:tc>
          <w:tcPr>
            <w:tcW w:w="4460" w:type="dxa"/>
            <w:tcBorders>
              <w:top w:val="nil"/>
              <w:left w:val="nil"/>
              <w:bottom w:val="single" w:color="auto" w:sz="12" w:space="0"/>
              <w:right w:val="nil"/>
            </w:tcBorders>
            <w:tcMar>
              <w:top w:w="-1" w:type="dxa"/>
              <w:left w:w="108" w:type="dxa"/>
              <w:bottom w:w="-1" w:type="dxa"/>
              <w:right w:w="108" w:type="dxa"/>
            </w:tcMar>
            <w:vAlign w:val="center"/>
          </w:tcPr>
          <w:p w14:paraId="61CDA0EB">
            <w:pPr>
              <w:keepNext/>
              <w:snapToGrid w:val="0"/>
              <w:spacing w:after="120" w:line="400" w:lineRule="exact"/>
              <w:jc w:val="center"/>
              <w:rPr>
                <w:sz w:val="24"/>
              </w:rPr>
            </w:pPr>
            <w:r>
              <w:rPr>
                <w:sz w:val="24"/>
              </w:rPr>
              <w:t>TSLA连涨三日动能强劲，MACD金叉确认，加仓博取短线收益</w:t>
            </w:r>
          </w:p>
        </w:tc>
        <w:tc>
          <w:tcPr>
            <w:tcW w:w="1689" w:type="dxa"/>
            <w:tcBorders>
              <w:top w:val="nil"/>
              <w:left w:val="nil"/>
              <w:bottom w:val="single" w:color="auto" w:sz="12" w:space="0"/>
              <w:right w:val="nil"/>
            </w:tcBorders>
            <w:tcMar>
              <w:top w:w="-1" w:type="dxa"/>
              <w:left w:w="108" w:type="dxa"/>
              <w:bottom w:w="-1" w:type="dxa"/>
              <w:right w:w="108" w:type="dxa"/>
            </w:tcMar>
            <w:vAlign w:val="center"/>
          </w:tcPr>
          <w:p w14:paraId="28A34EA9">
            <w:pPr>
              <w:keepNext/>
              <w:snapToGrid w:val="0"/>
              <w:spacing w:after="120" w:line="400" w:lineRule="exact"/>
              <w:jc w:val="center"/>
              <w:rPr>
                <w:sz w:val="24"/>
              </w:rPr>
            </w:pPr>
            <w:r>
              <w:rPr>
                <w:sz w:val="24"/>
              </w:rPr>
              <w:t xml:space="preserve">买入TSLA </w:t>
            </w:r>
            <w:r>
              <w:rPr>
                <w:rFonts w:hint="eastAsia"/>
                <w:sz w:val="24"/>
              </w:rPr>
              <w:t>2</w:t>
            </w:r>
            <w:r>
              <w:rPr>
                <w:sz w:val="24"/>
              </w:rPr>
              <w:t>0股</w:t>
            </w:r>
          </w:p>
        </w:tc>
        <w:tc>
          <w:tcPr>
            <w:tcW w:w="1462" w:type="dxa"/>
            <w:tcBorders>
              <w:top w:val="nil"/>
              <w:left w:val="nil"/>
              <w:bottom w:val="single" w:color="auto" w:sz="12" w:space="0"/>
              <w:right w:val="nil"/>
            </w:tcBorders>
            <w:tcMar>
              <w:top w:w="-1" w:type="dxa"/>
              <w:left w:w="108" w:type="dxa"/>
              <w:bottom w:w="-1" w:type="dxa"/>
              <w:right w:w="108" w:type="dxa"/>
            </w:tcMar>
            <w:vAlign w:val="center"/>
          </w:tcPr>
          <w:p w14:paraId="1C0D6377">
            <w:pPr>
              <w:keepNext/>
              <w:snapToGrid w:val="0"/>
              <w:spacing w:after="120" w:line="400" w:lineRule="exact"/>
              <w:jc w:val="center"/>
              <w:rPr>
                <w:sz w:val="24"/>
              </w:rPr>
            </w:pPr>
            <w:r>
              <w:rPr>
                <w:sz w:val="24"/>
              </w:rPr>
              <w:t>-5014 USD</w:t>
            </w:r>
          </w:p>
        </w:tc>
      </w:tr>
    </w:tbl>
    <w:p w14:paraId="47788158">
      <w:pPr>
        <w:spacing w:line="400" w:lineRule="exact"/>
        <w:ind w:firstLine="480" w:firstLineChars="200"/>
        <w:rPr>
          <w:sz w:val="24"/>
        </w:rPr>
      </w:pPr>
    </w:p>
    <w:p w14:paraId="7506D5CC">
      <w:pPr>
        <w:spacing w:line="400" w:lineRule="exact"/>
        <w:ind w:firstLine="480" w:firstLineChars="200"/>
      </w:pPr>
      <w:r>
        <w:rPr>
          <w:sz w:val="24"/>
        </w:rPr>
        <w:t>由表6-2可见，保守型AI在当前市场条件下选择观望，而激进型AI倾向于捕捉短期动量进行交易。三种AI的行为差异</w:t>
      </w:r>
      <w:r>
        <w:rPr>
          <w:rFonts w:hint="eastAsia"/>
          <w:sz w:val="24"/>
        </w:rPr>
        <w:t>体现</w:t>
      </w:r>
      <w:r>
        <w:rPr>
          <w:sz w:val="24"/>
        </w:rPr>
        <w:t>了提示词模板对模型决策方向的有效引导。</w:t>
      </w:r>
    </w:p>
    <w:p w14:paraId="2244E23B"/>
    <w:p w14:paraId="47A7B34C">
      <w:pPr>
        <w:jc w:val="center"/>
        <w:rPr>
          <w:sz w:val="24"/>
        </w:rPr>
      </w:pPr>
      <w:r>
        <w:drawing>
          <wp:inline distT="0" distB="0" distL="114300" distR="114300">
            <wp:extent cx="5225415" cy="2625090"/>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9"/>
                    <a:srcRect b="26047"/>
                    <a:stretch>
                      <a:fillRect/>
                    </a:stretch>
                  </pic:blipFill>
                  <pic:spPr>
                    <a:xfrm>
                      <a:off x="0" y="0"/>
                      <a:ext cx="5225415" cy="2625090"/>
                    </a:xfrm>
                    <a:prstGeom prst="rect">
                      <a:avLst/>
                    </a:prstGeom>
                    <a:noFill/>
                    <a:ln>
                      <a:noFill/>
                    </a:ln>
                  </pic:spPr>
                </pic:pic>
              </a:graphicData>
            </a:graphic>
          </wp:inline>
        </w:drawing>
      </w:r>
    </w:p>
    <w:p w14:paraId="0796377D">
      <w:pPr>
        <w:spacing w:after="120" w:line="400" w:lineRule="exact"/>
        <w:jc w:val="center"/>
        <w:rPr>
          <w:szCs w:val="21"/>
          <w:lang w:val="en-IE"/>
        </w:rPr>
      </w:pPr>
      <w:r>
        <w:rPr>
          <w:szCs w:val="21"/>
        </w:rPr>
        <w:t>图6</w:t>
      </w:r>
      <w:r>
        <w:rPr>
          <w:rFonts w:hint="eastAsia"/>
          <w:szCs w:val="21"/>
        </w:rPr>
        <w:t>.4</w:t>
      </w:r>
      <w:r>
        <w:rPr>
          <w:szCs w:val="21"/>
        </w:rPr>
        <w:t xml:space="preserve"> 保守型</w:t>
      </w:r>
      <w:r>
        <w:rPr>
          <w:rFonts w:hint="eastAsia"/>
          <w:szCs w:val="21"/>
        </w:rPr>
        <w:t>Agent</w:t>
      </w:r>
      <w:r>
        <w:rPr>
          <w:szCs w:val="21"/>
        </w:rPr>
        <w:t>单次决策结果</w:t>
      </w:r>
    </w:p>
    <w:p w14:paraId="28DB77D3">
      <w:pPr>
        <w:ind w:firstLine="480" w:firstLineChars="200"/>
        <w:jc w:val="left"/>
        <w:rPr>
          <w:sz w:val="24"/>
        </w:rPr>
      </w:pPr>
      <w:r>
        <w:rPr>
          <w:sz w:val="24"/>
        </w:rPr>
        <w:t>保守型AI的决策</w:t>
      </w:r>
      <w:r>
        <w:rPr>
          <w:rFonts w:hint="eastAsia"/>
          <w:sz w:val="24"/>
        </w:rPr>
        <w:t>报告中“</w:t>
      </w:r>
      <w:r>
        <w:rPr>
          <w:sz w:val="24"/>
        </w:rPr>
        <w:t>当前市场环境下建议保持谨慎”，</w:t>
      </w:r>
      <w:r>
        <w:rPr>
          <w:rFonts w:hint="eastAsia"/>
          <w:sz w:val="24"/>
        </w:rPr>
        <w:t>它</w:t>
      </w:r>
      <w:r>
        <w:rPr>
          <w:sz w:val="24"/>
        </w:rPr>
        <w:t>提出了总仓位控制在30%以内、优先保护本金安全、5%收益后及时止盈等</w:t>
      </w:r>
      <w:r>
        <w:rPr>
          <w:rFonts w:hint="eastAsia"/>
          <w:sz w:val="24"/>
        </w:rPr>
        <w:t>风险控制</w:t>
      </w:r>
      <w:r>
        <w:rPr>
          <w:sz w:val="24"/>
        </w:rPr>
        <w:t>原则。</w:t>
      </w:r>
    </w:p>
    <w:p w14:paraId="0690A316">
      <w:pPr>
        <w:ind w:firstLine="480" w:firstLineChars="200"/>
        <w:jc w:val="left"/>
        <w:rPr>
          <w:sz w:val="24"/>
        </w:rPr>
      </w:pPr>
    </w:p>
    <w:p w14:paraId="75CD36C4">
      <w:pPr>
        <w:jc w:val="center"/>
      </w:pPr>
      <w:r>
        <w:drawing>
          <wp:inline distT="0" distB="0" distL="114300" distR="114300">
            <wp:extent cx="5386070" cy="3815715"/>
            <wp:effectExtent l="0" t="0" r="8890"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50"/>
                    <a:stretch>
                      <a:fillRect/>
                    </a:stretch>
                  </pic:blipFill>
                  <pic:spPr>
                    <a:xfrm>
                      <a:off x="0" y="0"/>
                      <a:ext cx="5386070" cy="3815715"/>
                    </a:xfrm>
                    <a:prstGeom prst="rect">
                      <a:avLst/>
                    </a:prstGeom>
                    <a:noFill/>
                    <a:ln>
                      <a:noFill/>
                    </a:ln>
                  </pic:spPr>
                </pic:pic>
              </a:graphicData>
            </a:graphic>
          </wp:inline>
        </w:drawing>
      </w:r>
    </w:p>
    <w:p w14:paraId="5CBAEABF">
      <w:pPr>
        <w:spacing w:after="120" w:line="400" w:lineRule="exact"/>
        <w:ind w:firstLine="420" w:firstLineChars="200"/>
        <w:jc w:val="center"/>
        <w:rPr>
          <w:szCs w:val="21"/>
        </w:rPr>
      </w:pPr>
      <w:r>
        <w:rPr>
          <w:szCs w:val="21"/>
        </w:rPr>
        <w:t>图6</w:t>
      </w:r>
      <w:r>
        <w:rPr>
          <w:rFonts w:hint="eastAsia"/>
          <w:szCs w:val="21"/>
        </w:rPr>
        <w:t>.5</w:t>
      </w:r>
      <w:r>
        <w:rPr>
          <w:szCs w:val="21"/>
        </w:rPr>
        <w:t xml:space="preserve"> </w:t>
      </w:r>
      <w:r>
        <w:rPr>
          <w:rFonts w:hint="eastAsia"/>
          <w:szCs w:val="21"/>
        </w:rPr>
        <w:t>稳健</w:t>
      </w:r>
      <w:r>
        <w:rPr>
          <w:szCs w:val="21"/>
        </w:rPr>
        <w:t>型AI单次决策结果</w:t>
      </w:r>
    </w:p>
    <w:p w14:paraId="09CC90CF">
      <w:pPr>
        <w:spacing w:after="120" w:line="400" w:lineRule="exact"/>
        <w:ind w:firstLine="420" w:firstLineChars="200"/>
        <w:jc w:val="center"/>
        <w:rPr>
          <w:szCs w:val="21"/>
        </w:rPr>
      </w:pPr>
    </w:p>
    <w:p w14:paraId="07DC0C80">
      <w:pPr>
        <w:ind w:firstLine="480" w:firstLineChars="200"/>
        <w:jc w:val="left"/>
        <w:rPr>
          <w:szCs w:val="21"/>
        </w:rPr>
      </w:pPr>
      <w:r>
        <w:rPr>
          <w:sz w:val="24"/>
        </w:rPr>
        <w:t>在具体操作上，模型</w:t>
      </w:r>
      <w:r>
        <w:rPr>
          <w:rFonts w:hint="eastAsia"/>
          <w:sz w:val="24"/>
        </w:rPr>
        <w:t>通过KDJ、MACD、RSI等技术指标做出判断，选择了执行卖出APPL，买入GOOGl和持有META。</w:t>
      </w:r>
    </w:p>
    <w:p w14:paraId="1FD83FED">
      <w:pPr>
        <w:spacing w:after="120" w:line="400" w:lineRule="exact"/>
        <w:ind w:firstLine="480"/>
        <w:jc w:val="left"/>
        <w:rPr>
          <w:szCs w:val="21"/>
        </w:rPr>
      </w:pPr>
      <w:r>
        <w:rPr>
          <w:sz w:val="24"/>
        </w:rPr>
        <w:t>稳健型AI</w:t>
      </w:r>
      <w:r>
        <w:rPr>
          <w:rFonts w:hint="eastAsia"/>
          <w:sz w:val="24"/>
        </w:rPr>
        <w:t>的</w:t>
      </w:r>
      <w:r>
        <w:rPr>
          <w:sz w:val="24"/>
        </w:rPr>
        <w:t>决策</w:t>
      </w:r>
      <w:r>
        <w:rPr>
          <w:rFonts w:hint="eastAsia"/>
          <w:sz w:val="24"/>
        </w:rPr>
        <w:t>声明了</w:t>
      </w:r>
      <w:r>
        <w:rPr>
          <w:sz w:val="24"/>
        </w:rPr>
        <w:t>谨慎</w:t>
      </w:r>
      <w:r>
        <w:rPr>
          <w:rFonts w:hint="eastAsia"/>
          <w:sz w:val="24"/>
        </w:rPr>
        <w:t>的</w:t>
      </w:r>
      <w:r>
        <w:rPr>
          <w:sz w:val="24"/>
        </w:rPr>
        <w:t>态度，计划</w:t>
      </w:r>
      <w:r>
        <w:rPr>
          <w:rFonts w:hint="eastAsia"/>
          <w:sz w:val="24"/>
        </w:rPr>
        <w:t>买入</w:t>
      </w:r>
      <w:r>
        <w:rPr>
          <w:sz w:val="24"/>
        </w:rPr>
        <w:t>1</w:t>
      </w:r>
      <w:r>
        <w:rPr>
          <w:rFonts w:hint="eastAsia"/>
          <w:sz w:val="24"/>
        </w:rPr>
        <w:t>支</w:t>
      </w:r>
      <w:r>
        <w:rPr>
          <w:sz w:val="24"/>
        </w:rPr>
        <w:t>持仓并</w:t>
      </w:r>
      <w:r>
        <w:rPr>
          <w:rFonts w:hint="eastAsia"/>
          <w:sz w:val="24"/>
        </w:rPr>
        <w:t>表明只追求10%的收益率。同样是根据各种技术指标进行判断，最终决定买入MSFT</w:t>
      </w:r>
    </w:p>
    <w:p w14:paraId="46192E21">
      <w:pPr>
        <w:spacing w:after="120" w:line="400" w:lineRule="exact"/>
        <w:ind w:firstLine="480" w:firstLineChars="200"/>
        <w:rPr>
          <w:sz w:val="24"/>
        </w:rPr>
      </w:pPr>
      <w:r>
        <w:rPr>
          <w:sz w:val="24"/>
        </w:rPr>
        <w:t>激进型AI对短期</w:t>
      </w:r>
      <w:r>
        <w:rPr>
          <w:rFonts w:hint="eastAsia"/>
          <w:sz w:val="24"/>
        </w:rPr>
        <w:t>的</w:t>
      </w:r>
      <w:r>
        <w:rPr>
          <w:sz w:val="24"/>
        </w:rPr>
        <w:t>价格动能表现出</w:t>
      </w:r>
      <w:r>
        <w:rPr>
          <w:rFonts w:hint="eastAsia"/>
          <w:sz w:val="24"/>
        </w:rPr>
        <w:t>了</w:t>
      </w:r>
      <w:r>
        <w:rPr>
          <w:sz w:val="24"/>
        </w:rPr>
        <w:t>高度</w:t>
      </w:r>
      <w:r>
        <w:rPr>
          <w:rFonts w:hint="eastAsia"/>
          <w:sz w:val="24"/>
        </w:rPr>
        <w:t>的</w:t>
      </w:r>
      <w:r>
        <w:rPr>
          <w:sz w:val="24"/>
        </w:rPr>
        <w:t>敏感</w:t>
      </w:r>
      <w:r>
        <w:rPr>
          <w:rFonts w:hint="eastAsia"/>
          <w:sz w:val="24"/>
        </w:rPr>
        <w:t>，具体表现为</w:t>
      </w:r>
      <w:r>
        <w:rPr>
          <w:sz w:val="24"/>
        </w:rPr>
        <w:t>计划重仓买入3</w:t>
      </w:r>
      <w:r>
        <w:rPr>
          <w:rFonts w:hint="eastAsia"/>
          <w:sz w:val="24"/>
        </w:rPr>
        <w:t>支股票，并维持</w:t>
      </w:r>
      <w:r>
        <w:rPr>
          <w:sz w:val="24"/>
        </w:rPr>
        <w:t>60-80%</w:t>
      </w:r>
      <w:r>
        <w:rPr>
          <w:rFonts w:hint="eastAsia"/>
          <w:sz w:val="24"/>
        </w:rPr>
        <w:t>的仓位</w:t>
      </w:r>
      <w:r>
        <w:rPr>
          <w:sz w:val="24"/>
        </w:rPr>
        <w:t>，</w:t>
      </w:r>
      <w:r>
        <w:rPr>
          <w:rFonts w:hint="eastAsia"/>
          <w:sz w:val="24"/>
        </w:rPr>
        <w:t>目标是</w:t>
      </w:r>
      <w:r>
        <w:rPr>
          <w:sz w:val="24"/>
        </w:rPr>
        <w:t>追求20%以上收益</w:t>
      </w:r>
      <w:r>
        <w:rPr>
          <w:rFonts w:hint="eastAsia"/>
          <w:sz w:val="24"/>
        </w:rPr>
        <w:t>，如图6.6所示。</w:t>
      </w:r>
    </w:p>
    <w:p w14:paraId="4F0B8952">
      <w:pPr>
        <w:spacing w:after="120" w:line="400" w:lineRule="exact"/>
        <w:ind w:firstLine="480" w:firstLineChars="200"/>
        <w:rPr>
          <w:sz w:val="24"/>
        </w:rPr>
      </w:pPr>
      <w:r>
        <w:rPr>
          <w:sz w:val="24"/>
        </w:rPr>
        <w:t>它识别到TSLA的MACD指标出现金叉，并且连续三日放量上涨，倾向于博取短线反弹收益。模型随即调用买入工具</w:t>
      </w:r>
      <w:r>
        <w:rPr>
          <w:rFonts w:hint="eastAsia"/>
          <w:sz w:val="24"/>
        </w:rPr>
        <w:t>进行</w:t>
      </w:r>
      <w:r>
        <w:rPr>
          <w:sz w:val="24"/>
        </w:rPr>
        <w:t>下单。其决策理由中使用了“右侧上车”“动能确认”等偏激进的表述，与前两种偏好形成鲜明对比。</w:t>
      </w:r>
    </w:p>
    <w:p w14:paraId="089FE6C2">
      <w:pPr>
        <w:spacing w:after="120" w:line="400" w:lineRule="exact"/>
        <w:ind w:firstLine="480" w:firstLineChars="200"/>
        <w:rPr>
          <w:sz w:val="24"/>
        </w:rPr>
      </w:pPr>
      <w:r>
        <w:rPr>
          <w:sz w:val="24"/>
        </w:rPr>
        <w:t>从三张截图的对比可以直观看出，面对完全相同的市场数据，三种风险偏好的AI给出了不同的交易行为</w:t>
      </w:r>
      <w:r>
        <w:rPr>
          <w:rFonts w:hint="eastAsia"/>
          <w:sz w:val="24"/>
        </w:rPr>
        <w:t>和决策理由</w:t>
      </w:r>
      <w:r>
        <w:rPr>
          <w:sz w:val="24"/>
        </w:rPr>
        <w:t>：保守者按兵不动，适中者小幅试探，激进者大举进攻。这一点与前文表6</w:t>
      </w:r>
      <w:r>
        <w:rPr>
          <w:rFonts w:hint="eastAsia"/>
          <w:sz w:val="24"/>
        </w:rPr>
        <w:t>.3</w:t>
      </w:r>
      <w:r>
        <w:rPr>
          <w:sz w:val="24"/>
        </w:rPr>
        <w:t>的结论一致，进一步</w:t>
      </w:r>
      <w:r>
        <w:rPr>
          <w:rFonts w:hint="eastAsia"/>
          <w:sz w:val="24"/>
        </w:rPr>
        <w:t>体现</w:t>
      </w:r>
      <w:r>
        <w:rPr>
          <w:sz w:val="24"/>
        </w:rPr>
        <w:t>了提示词模板对模型决策风格的有效引导。</w:t>
      </w:r>
    </w:p>
    <w:p w14:paraId="79645D64">
      <w:pPr>
        <w:jc w:val="left"/>
        <w:rPr>
          <w:sz w:val="24"/>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51"/>
                    <a:stretch>
                      <a:fillRect/>
                    </a:stretch>
                  </pic:blipFill>
                  <pic:spPr>
                    <a:xfrm>
                      <a:off x="0" y="0"/>
                      <a:ext cx="5398135" cy="4135755"/>
                    </a:xfrm>
                    <a:prstGeom prst="rect">
                      <a:avLst/>
                    </a:prstGeom>
                    <a:noFill/>
                    <a:ln>
                      <a:noFill/>
                    </a:ln>
                  </pic:spPr>
                </pic:pic>
              </a:graphicData>
            </a:graphic>
          </wp:inline>
        </w:drawing>
      </w:r>
    </w:p>
    <w:p w14:paraId="1A5FB905">
      <w:pPr>
        <w:spacing w:after="120" w:line="400" w:lineRule="exact"/>
        <w:ind w:firstLine="420" w:firstLineChars="200"/>
        <w:jc w:val="center"/>
        <w:rPr>
          <w:szCs w:val="21"/>
        </w:rPr>
      </w:pPr>
      <w:r>
        <w:rPr>
          <w:szCs w:val="21"/>
        </w:rPr>
        <w:t>图6</w:t>
      </w:r>
      <w:r>
        <w:rPr>
          <w:rFonts w:hint="eastAsia"/>
          <w:szCs w:val="21"/>
        </w:rPr>
        <w:t>.6</w:t>
      </w:r>
      <w:r>
        <w:rPr>
          <w:szCs w:val="21"/>
        </w:rPr>
        <w:t xml:space="preserve"> </w:t>
      </w:r>
      <w:r>
        <w:rPr>
          <w:rFonts w:hint="eastAsia"/>
          <w:szCs w:val="21"/>
        </w:rPr>
        <w:t>激进</w:t>
      </w:r>
      <w:r>
        <w:rPr>
          <w:szCs w:val="21"/>
        </w:rPr>
        <w:t>型AI单次决策结果</w:t>
      </w:r>
    </w:p>
    <w:p w14:paraId="6549B9AC">
      <w:pPr>
        <w:spacing w:line="400" w:lineRule="exact"/>
        <w:outlineLvl w:val="2"/>
        <w:rPr>
          <w:rFonts w:ascii="黑体" w:eastAsia="黑体"/>
          <w:sz w:val="32"/>
        </w:rPr>
      </w:pPr>
      <w:bookmarkStart w:id="68" w:name="_Toc13591"/>
      <w:r>
        <w:rPr>
          <w:rFonts w:hint="eastAsia" w:ascii="黑体" w:hAnsi="黑体" w:eastAsia="黑体" w:cs="黑体"/>
          <w:sz w:val="28"/>
          <w:szCs w:val="28"/>
        </w:rPr>
        <w:t>6.2.3 资产曲线展示</w:t>
      </w:r>
      <w:bookmarkEnd w:id="68"/>
    </w:p>
    <w:p w14:paraId="5864F8EA">
      <w:pPr>
        <w:spacing w:line="400" w:lineRule="exact"/>
        <w:ind w:firstLine="480" w:firstLineChars="200"/>
        <w:rPr>
          <w:sz w:val="24"/>
        </w:rPr>
      </w:pPr>
      <w:r>
        <w:rPr>
          <w:sz w:val="24"/>
        </w:rPr>
        <w:t>每次决策结束后，系统根据AI现金余额与持仓股票市价计算</w:t>
      </w:r>
      <w:r>
        <w:rPr>
          <w:rFonts w:hint="eastAsia"/>
          <w:sz w:val="24"/>
        </w:rPr>
        <w:t>收益总值，</w:t>
      </w:r>
      <w:r>
        <w:rPr>
          <w:sz w:val="24"/>
        </w:rPr>
        <w:t>使用者可观察</w:t>
      </w:r>
      <w:r>
        <w:rPr>
          <w:rFonts w:hint="eastAsia"/>
          <w:sz w:val="24"/>
        </w:rPr>
        <w:t>其</w:t>
      </w:r>
      <w:r>
        <w:rPr>
          <w:sz w:val="24"/>
        </w:rPr>
        <w:t>在多次决策后的收益差异</w:t>
      </w:r>
      <w:r>
        <w:rPr>
          <w:rFonts w:hint="eastAsia"/>
          <w:sz w:val="24"/>
        </w:rPr>
        <w:t>。图6-7展示AI的总收益以及其收益组成。</w:t>
      </w:r>
    </w:p>
    <w:p w14:paraId="34AE0565">
      <w:pPr>
        <w:spacing w:line="400" w:lineRule="exact"/>
        <w:ind w:firstLine="480" w:firstLineChars="200"/>
        <w:rPr>
          <w:sz w:val="24"/>
        </w:rPr>
      </w:pPr>
    </w:p>
    <w:p w14:paraId="1311CC1C">
      <w:pPr>
        <w:ind w:firstLine="480" w:firstLineChars="200"/>
        <w:jc w:val="center"/>
        <w:rPr>
          <w:sz w:val="24"/>
        </w:rPr>
      </w:pPr>
      <w:r>
        <w:rPr>
          <w:rFonts w:hint="eastAsia"/>
          <w:sz w:val="24"/>
        </w:rPr>
        <w:drawing>
          <wp:inline distT="0" distB="0" distL="114300" distR="114300">
            <wp:extent cx="3054985" cy="2353945"/>
            <wp:effectExtent l="0" t="0" r="12065" b="8255"/>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52"/>
                    <a:srcRect l="58905" t="3312" r="11055" b="84159"/>
                    <a:stretch>
                      <a:fillRect/>
                    </a:stretch>
                  </pic:blipFill>
                  <pic:spPr>
                    <a:xfrm>
                      <a:off x="0" y="0"/>
                      <a:ext cx="3054985" cy="2353945"/>
                    </a:xfrm>
                    <a:prstGeom prst="rect">
                      <a:avLst/>
                    </a:prstGeom>
                  </pic:spPr>
                </pic:pic>
              </a:graphicData>
            </a:graphic>
          </wp:inline>
        </w:drawing>
      </w:r>
    </w:p>
    <w:p w14:paraId="2CD00E89">
      <w:pPr>
        <w:spacing w:line="400" w:lineRule="exact"/>
        <w:jc w:val="center"/>
        <w:rPr>
          <w:rFonts w:hint="eastAsia" w:ascii="宋体" w:hAnsi="宋体" w:cs="宋体"/>
          <w:szCs w:val="21"/>
          <w:lang w:bidi="ar"/>
        </w:rPr>
      </w:pPr>
      <w:r>
        <w:rPr>
          <w:rFonts w:hint="eastAsia" w:ascii="宋体" w:hAnsi="宋体" w:cs="宋体"/>
          <w:szCs w:val="21"/>
          <w:lang w:bidi="ar"/>
        </w:rPr>
        <w:t>图6.7AI收益图</w:t>
      </w:r>
    </w:p>
    <w:p w14:paraId="44CA78BC">
      <w:pPr>
        <w:spacing w:line="400" w:lineRule="exact"/>
        <w:jc w:val="center"/>
        <w:rPr>
          <w:rFonts w:hint="eastAsia" w:ascii="宋体" w:hAnsi="宋体" w:cs="宋体"/>
          <w:szCs w:val="21"/>
          <w:lang w:bidi="ar"/>
        </w:rPr>
      </w:pPr>
    </w:p>
    <w:p w14:paraId="26868B68">
      <w:pPr>
        <w:spacing w:line="400" w:lineRule="exact"/>
        <w:ind w:firstLine="480" w:firstLineChars="200"/>
        <w:rPr>
          <w:sz w:val="24"/>
        </w:rPr>
      </w:pPr>
      <w:r>
        <w:rPr>
          <w:rFonts w:hint="eastAsia"/>
          <w:sz w:val="24"/>
        </w:rPr>
        <w:t>为了进一步分析AI执行的决策，本系统在股票维度下钻持仓，</w:t>
      </w:r>
      <w:r>
        <w:rPr>
          <w:sz w:val="24"/>
        </w:rPr>
        <w:t>图6-</w:t>
      </w:r>
      <w:r>
        <w:rPr>
          <w:rFonts w:hint="eastAsia"/>
          <w:sz w:val="24"/>
        </w:rPr>
        <w:t>7展示AI持仓的明细，通过卡片形式展示AI在各支股票的占比。</w:t>
      </w:r>
    </w:p>
    <w:p w14:paraId="129ED6B9">
      <w:pPr>
        <w:spacing w:line="400" w:lineRule="exact"/>
        <w:ind w:firstLine="480" w:firstLineChars="200"/>
        <w:rPr>
          <w:sz w:val="24"/>
        </w:rPr>
      </w:pPr>
    </w:p>
    <w:p w14:paraId="72A024B0">
      <w:pPr>
        <w:jc w:val="center"/>
        <w:rPr>
          <w:rFonts w:ascii="黑体" w:eastAsia="黑体"/>
          <w:sz w:val="32"/>
        </w:rPr>
      </w:pPr>
      <w:r>
        <w:rPr>
          <w:rFonts w:ascii="黑体" w:eastAsia="黑体"/>
          <w:sz w:val="32"/>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52"/>
                    <a:srcRect l="54347" t="12365" r="3827" b="74863"/>
                    <a:stretch>
                      <a:fillRect/>
                    </a:stretch>
                  </pic:blipFill>
                  <pic:spPr>
                    <a:xfrm>
                      <a:off x="0" y="0"/>
                      <a:ext cx="5053965" cy="2850515"/>
                    </a:xfrm>
                    <a:prstGeom prst="rect">
                      <a:avLst/>
                    </a:prstGeom>
                  </pic:spPr>
                </pic:pic>
              </a:graphicData>
            </a:graphic>
          </wp:inline>
        </w:drawing>
      </w:r>
    </w:p>
    <w:p w14:paraId="04AC5799">
      <w:pPr>
        <w:spacing w:line="400" w:lineRule="exact"/>
        <w:jc w:val="center"/>
        <w:rPr>
          <w:rFonts w:hint="eastAsia" w:ascii="宋体" w:hAnsi="宋体" w:cs="宋体"/>
          <w:szCs w:val="21"/>
          <w:lang w:bidi="ar"/>
        </w:rPr>
      </w:pPr>
      <w:r>
        <w:rPr>
          <w:rFonts w:hint="eastAsia" w:ascii="宋体" w:hAnsi="宋体" w:cs="宋体"/>
          <w:szCs w:val="21"/>
          <w:lang w:bidi="ar"/>
        </w:rPr>
        <w:t>图6.7 持仓明细图</w:t>
      </w:r>
    </w:p>
    <w:p w14:paraId="62A92C2C">
      <w:pPr>
        <w:spacing w:line="400" w:lineRule="exact"/>
        <w:jc w:val="center"/>
        <w:rPr>
          <w:rFonts w:hint="eastAsia" w:ascii="宋体" w:hAnsi="宋体" w:cs="宋体"/>
          <w:szCs w:val="21"/>
          <w:lang w:bidi="ar"/>
        </w:rPr>
      </w:pPr>
    </w:p>
    <w:p w14:paraId="0F10788B">
      <w:pPr>
        <w:pStyle w:val="11"/>
        <w:spacing w:line="400" w:lineRule="exact"/>
        <w:outlineLvl w:val="2"/>
        <w:rPr>
          <w:rFonts w:ascii="Times New Roman" w:hAnsi="Times New Roman"/>
          <w:sz w:val="24"/>
        </w:rPr>
      </w:pPr>
      <w:bookmarkStart w:id="69" w:name="_Toc4258"/>
      <w:r>
        <w:rPr>
          <w:rFonts w:ascii="黑体" w:eastAsia="黑体"/>
          <w:sz w:val="30"/>
        </w:rPr>
        <w:t>6.2.</w:t>
      </w:r>
      <w:r>
        <w:rPr>
          <w:rFonts w:hint="eastAsia" w:ascii="黑体" w:eastAsia="黑体"/>
          <w:sz w:val="30"/>
        </w:rPr>
        <w:t>4</w:t>
      </w:r>
      <w:r>
        <w:rPr>
          <w:rFonts w:ascii="黑体" w:eastAsia="黑体"/>
          <w:sz w:val="30"/>
        </w:rPr>
        <w:t xml:space="preserve"> 股市行情分析功能验证</w:t>
      </w:r>
      <w:bookmarkEnd w:id="69"/>
    </w:p>
    <w:p w14:paraId="05ED16D6">
      <w:pPr>
        <w:spacing w:after="120" w:line="400" w:lineRule="exact"/>
        <w:ind w:firstLine="480" w:firstLineChars="200"/>
        <w:rPr>
          <w:sz w:val="24"/>
        </w:rPr>
      </w:pPr>
      <w:r>
        <w:rPr>
          <w:rFonts w:hint="eastAsia"/>
          <w:sz w:val="24"/>
        </w:rPr>
        <w:t>AI在做出交易决策的时候会先进行股市行情的判断，这一判断可能会对用户起到一定的参考价值，所以笔者选择将其展示至决策信息后。</w:t>
      </w:r>
    </w:p>
    <w:p w14:paraId="7391B4E7">
      <w:pPr>
        <w:spacing w:after="120" w:line="400" w:lineRule="exact"/>
        <w:ind w:firstLine="480" w:firstLineChars="200"/>
        <w:rPr>
          <w:sz w:val="24"/>
        </w:rPr>
      </w:pPr>
      <w:r>
        <w:rPr>
          <w:sz w:val="24"/>
        </w:rPr>
        <w:t>系统将事先计算好的技术指标数据（包括5日、10日、20日均线，相对强弱指标RSI，以及布林带上下轨位置等）同近期收盘价数据，一同注入大语言模型的提示词中。</w:t>
      </w:r>
      <w:r>
        <w:rPr>
          <w:rFonts w:hint="eastAsia"/>
          <w:sz w:val="24"/>
        </w:rPr>
        <w:t>系统</w:t>
      </w:r>
      <w:r>
        <w:rPr>
          <w:sz w:val="24"/>
        </w:rPr>
        <w:t>要求</w:t>
      </w:r>
      <w:r>
        <w:rPr>
          <w:rFonts w:hint="eastAsia"/>
          <w:sz w:val="24"/>
        </w:rPr>
        <w:t>模型不论是否执行交易，都要</w:t>
      </w:r>
      <w:r>
        <w:rPr>
          <w:sz w:val="24"/>
        </w:rPr>
        <w:t>对每只股票进行解读，并输出结构化的分析报告。</w:t>
      </w:r>
    </w:p>
    <w:p w14:paraId="37D605B8">
      <w:pPr>
        <w:spacing w:after="120" w:line="400" w:lineRule="exact"/>
        <w:ind w:firstLine="480" w:firstLineChars="200"/>
        <w:rPr>
          <w:sz w:val="24"/>
        </w:rPr>
      </w:pPr>
      <w:r>
        <w:rPr>
          <w:sz w:val="24"/>
        </w:rPr>
        <w:t>表6-</w:t>
      </w:r>
      <w:r>
        <w:rPr>
          <w:rFonts w:hint="eastAsia"/>
          <w:sz w:val="24"/>
        </w:rPr>
        <w:t>8</w:t>
      </w:r>
      <w:r>
        <w:rPr>
          <w:sz w:val="24"/>
        </w:rPr>
        <w:t>截取了三位不同风险偏好的AI对同一只股票“AAPL”的技术分析结论。</w:t>
      </w:r>
      <w:r>
        <w:rPr>
          <w:rFonts w:hint="eastAsia"/>
          <w:sz w:val="24"/>
        </w:rPr>
        <w:t>可以见到，他们通过布林带、均线等技术指标，对AAPL做出了各自的判断，用户可以根据这些分析，判断自己的决策考虑是否周到。</w:t>
      </w:r>
    </w:p>
    <w:p w14:paraId="28A62ACD">
      <w:pPr>
        <w:spacing w:after="120" w:line="400" w:lineRule="exact"/>
        <w:ind w:firstLine="480" w:firstLineChars="200"/>
        <w:rPr>
          <w:sz w:val="24"/>
        </w:rPr>
      </w:pPr>
    </w:p>
    <w:p w14:paraId="09C4D4D7">
      <w:pPr>
        <w:spacing w:line="400" w:lineRule="exact"/>
        <w:jc w:val="center"/>
        <w:rPr>
          <w:sz w:val="24"/>
        </w:rPr>
      </w:pPr>
      <w:r>
        <w:rPr>
          <w:rFonts w:hint="eastAsia" w:ascii="宋体" w:hAnsi="宋体" w:cs="宋体"/>
          <w:szCs w:val="21"/>
          <w:lang w:bidi="ar"/>
        </w:rPr>
        <w:t xml:space="preserve">图6.8 </w:t>
      </w:r>
      <w:r>
        <w:rPr>
          <w:szCs w:val="21"/>
        </w:rPr>
        <w:t>不同风险偏好AI对标的AAPL的</w:t>
      </w:r>
      <w:r>
        <w:rPr>
          <w:rFonts w:hint="eastAsia"/>
          <w:szCs w:val="21"/>
        </w:rPr>
        <w:t>行情分析</w:t>
      </w:r>
    </w:p>
    <w:tbl>
      <w:tblPr>
        <w:tblStyle w:val="23"/>
        <w:tblW w:w="8719" w:type="dxa"/>
        <w:jc w:val="center"/>
        <w:tblLayout w:type="autofit"/>
        <w:tblCellMar>
          <w:top w:w="15" w:type="dxa"/>
          <w:left w:w="15" w:type="dxa"/>
          <w:bottom w:w="15" w:type="dxa"/>
          <w:right w:w="15" w:type="dxa"/>
        </w:tblCellMar>
      </w:tblPr>
      <w:tblGrid>
        <w:gridCol w:w="1208"/>
        <w:gridCol w:w="7511"/>
      </w:tblGrid>
      <w:tr w14:paraId="21EA1296">
        <w:tblPrEx>
          <w:tblCellMar>
            <w:top w:w="15" w:type="dxa"/>
            <w:left w:w="15" w:type="dxa"/>
            <w:bottom w:w="15" w:type="dxa"/>
            <w:right w:w="15" w:type="dxa"/>
          </w:tblCellMar>
        </w:tblPrEx>
        <w:trPr>
          <w:tblHeader/>
          <w:jc w:val="center"/>
        </w:trPr>
        <w:tc>
          <w:tcPr>
            <w:tcW w:w="1208" w:type="dxa"/>
            <w:tcBorders>
              <w:top w:val="single" w:color="auto" w:sz="12" w:space="0"/>
              <w:left w:val="nil"/>
              <w:bottom w:val="nil"/>
              <w:right w:val="nil"/>
            </w:tcBorders>
            <w:tcMar>
              <w:top w:w="120" w:type="dxa"/>
              <w:left w:w="-1" w:type="dxa"/>
              <w:bottom w:w="120" w:type="dxa"/>
              <w:right w:w="192" w:type="dxa"/>
            </w:tcMar>
            <w:vAlign w:val="center"/>
          </w:tcPr>
          <w:p w14:paraId="5F25F1D4">
            <w:pPr>
              <w:widowControl/>
              <w:shd w:val="clear" w:color="auto" w:fill="FFFFFF" w:themeFill="background1"/>
              <w:snapToGrid w:val="0"/>
              <w:jc w:val="center"/>
              <w:rPr>
                <w:b/>
                <w:sz w:val="24"/>
              </w:rPr>
            </w:pPr>
            <w:r>
              <w:rPr>
                <w:b/>
                <w:sz w:val="24"/>
              </w:rPr>
              <w:t>AI角</w:t>
            </w:r>
            <w:r>
              <w:rPr>
                <w:rFonts w:hint="eastAsia"/>
                <w:b/>
                <w:sz w:val="24"/>
              </w:rPr>
              <w:t>色</w:t>
            </w:r>
          </w:p>
        </w:tc>
        <w:tc>
          <w:tcPr>
            <w:tcW w:w="7511" w:type="dxa"/>
            <w:tcBorders>
              <w:top w:val="single" w:color="auto" w:sz="12" w:space="0"/>
              <w:left w:val="nil"/>
              <w:bottom w:val="nil"/>
              <w:right w:val="nil"/>
            </w:tcBorders>
            <w:tcMar>
              <w:top w:w="120" w:type="dxa"/>
              <w:left w:w="192" w:type="dxa"/>
              <w:bottom w:w="120" w:type="dxa"/>
              <w:right w:w="192" w:type="dxa"/>
            </w:tcMar>
            <w:vAlign w:val="center"/>
          </w:tcPr>
          <w:p w14:paraId="4DBB34EC">
            <w:pPr>
              <w:widowControl/>
              <w:shd w:val="clear" w:color="auto" w:fill="FFFFFF" w:themeFill="background1"/>
              <w:snapToGrid w:val="0"/>
              <w:jc w:val="center"/>
              <w:rPr>
                <w:b/>
                <w:sz w:val="24"/>
              </w:rPr>
            </w:pPr>
            <w:r>
              <w:rPr>
                <w:b/>
                <w:sz w:val="24"/>
              </w:rPr>
              <w:t>技术分析内容摘录</w:t>
            </w:r>
          </w:p>
        </w:tc>
      </w:tr>
      <w:tr w14:paraId="77AE0523">
        <w:tblPrEx>
          <w:tblCellMar>
            <w:top w:w="15" w:type="dxa"/>
            <w:left w:w="15" w:type="dxa"/>
            <w:bottom w:w="15" w:type="dxa"/>
            <w:right w:w="15" w:type="dxa"/>
          </w:tblCellMar>
        </w:tblPrEx>
        <w:trPr>
          <w:jc w:val="center"/>
        </w:trPr>
        <w:tc>
          <w:tcPr>
            <w:tcW w:w="1208" w:type="dxa"/>
            <w:tcBorders>
              <w:top w:val="single" w:color="auto" w:sz="4" w:space="0"/>
              <w:left w:val="nil"/>
              <w:bottom w:val="nil"/>
              <w:right w:val="nil"/>
            </w:tcBorders>
            <w:tcMar>
              <w:top w:w="120" w:type="dxa"/>
              <w:left w:w="-1" w:type="dxa"/>
              <w:bottom w:w="120" w:type="dxa"/>
              <w:right w:w="192" w:type="dxa"/>
            </w:tcMar>
            <w:vAlign w:val="center"/>
          </w:tcPr>
          <w:p w14:paraId="2BD7B798">
            <w:pPr>
              <w:widowControl/>
              <w:shd w:val="clear" w:color="auto" w:fill="FFFFFF" w:themeFill="background1"/>
              <w:snapToGrid w:val="0"/>
              <w:jc w:val="center"/>
              <w:rPr>
                <w:sz w:val="24"/>
              </w:rPr>
            </w:pPr>
            <w:r>
              <w:rPr>
                <w:sz w:val="24"/>
              </w:rPr>
              <w:t>保守型</w:t>
            </w:r>
          </w:p>
        </w:tc>
        <w:tc>
          <w:tcPr>
            <w:tcW w:w="7511" w:type="dxa"/>
            <w:tcBorders>
              <w:top w:val="single" w:color="auto" w:sz="4" w:space="0"/>
              <w:left w:val="nil"/>
              <w:bottom w:val="nil"/>
              <w:right w:val="nil"/>
            </w:tcBorders>
            <w:tcMar>
              <w:top w:w="120" w:type="dxa"/>
              <w:left w:w="192" w:type="dxa"/>
              <w:bottom w:w="120" w:type="dxa"/>
              <w:right w:w="-1" w:type="dxa"/>
            </w:tcMar>
            <w:vAlign w:val="center"/>
          </w:tcPr>
          <w:p w14:paraId="0DAB176A">
            <w:pPr>
              <w:widowControl/>
              <w:shd w:val="clear" w:color="auto" w:fill="FFFFFF" w:themeFill="background1"/>
              <w:snapToGrid w:val="0"/>
              <w:jc w:val="center"/>
              <w:rPr>
                <w:sz w:val="24"/>
              </w:rPr>
            </w:pPr>
            <w:r>
              <w:rPr>
                <w:sz w:val="24"/>
              </w:rPr>
              <w:t>AAPL当前价格处于20日均线下方，布林带正在收窄，方向尚不明朗。成交量并未放大，倾向于认为此处整理尚未结束，存在破位下行风险。</w:t>
            </w:r>
          </w:p>
        </w:tc>
      </w:tr>
      <w:tr w14:paraId="77BEF6EF">
        <w:tblPrEx>
          <w:tblCellMar>
            <w:top w:w="15" w:type="dxa"/>
            <w:left w:w="15" w:type="dxa"/>
            <w:bottom w:w="15" w:type="dxa"/>
            <w:right w:w="15" w:type="dxa"/>
          </w:tblCellMar>
        </w:tblPrEx>
        <w:trPr>
          <w:jc w:val="center"/>
        </w:trPr>
        <w:tc>
          <w:tcPr>
            <w:tcW w:w="1208" w:type="dxa"/>
            <w:tcBorders>
              <w:top w:val="nil"/>
              <w:left w:val="nil"/>
              <w:bottom w:val="nil"/>
              <w:right w:val="nil"/>
            </w:tcBorders>
            <w:tcMar>
              <w:top w:w="120" w:type="dxa"/>
              <w:left w:w="-1" w:type="dxa"/>
              <w:bottom w:w="120" w:type="dxa"/>
              <w:right w:w="192" w:type="dxa"/>
            </w:tcMar>
            <w:vAlign w:val="center"/>
          </w:tcPr>
          <w:p w14:paraId="6A08026E">
            <w:pPr>
              <w:widowControl/>
              <w:shd w:val="clear" w:color="auto" w:fill="FFFFFF" w:themeFill="background1"/>
              <w:snapToGrid w:val="0"/>
              <w:jc w:val="center"/>
              <w:rPr>
                <w:sz w:val="24"/>
              </w:rPr>
            </w:pPr>
            <w:r>
              <w:rPr>
                <w:sz w:val="24"/>
              </w:rPr>
              <w:t>适中型</w:t>
            </w:r>
          </w:p>
        </w:tc>
        <w:tc>
          <w:tcPr>
            <w:tcW w:w="7511" w:type="dxa"/>
            <w:tcBorders>
              <w:top w:val="nil"/>
              <w:left w:val="nil"/>
              <w:bottom w:val="nil"/>
              <w:right w:val="nil"/>
            </w:tcBorders>
            <w:tcMar>
              <w:top w:w="120" w:type="dxa"/>
              <w:left w:w="192" w:type="dxa"/>
              <w:bottom w:w="120" w:type="dxa"/>
              <w:right w:w="-1" w:type="dxa"/>
            </w:tcMar>
            <w:vAlign w:val="center"/>
          </w:tcPr>
          <w:p w14:paraId="50521365">
            <w:pPr>
              <w:widowControl/>
              <w:shd w:val="clear" w:color="auto" w:fill="FFFFFF" w:themeFill="background1"/>
              <w:snapToGrid w:val="0"/>
              <w:jc w:val="center"/>
              <w:rPr>
                <w:sz w:val="24"/>
              </w:rPr>
            </w:pPr>
            <w:r>
              <w:rPr>
                <w:sz w:val="24"/>
              </w:rPr>
              <w:t>股价在触及布林带下轨后获得支撑，出现了初步的反弹迹象。但20日均线依然构成上方压力，需观察能否有效突破。短期看震荡筑底</w:t>
            </w:r>
            <w:r>
              <w:rPr>
                <w:rFonts w:hint="eastAsia"/>
                <w:sz w:val="24"/>
              </w:rPr>
              <w:t>。</w:t>
            </w:r>
          </w:p>
        </w:tc>
      </w:tr>
      <w:tr w14:paraId="0DF9F1B9">
        <w:tblPrEx>
          <w:tblCellMar>
            <w:top w:w="15" w:type="dxa"/>
            <w:left w:w="15" w:type="dxa"/>
            <w:bottom w:w="15" w:type="dxa"/>
            <w:right w:w="15" w:type="dxa"/>
          </w:tblCellMar>
        </w:tblPrEx>
        <w:trPr>
          <w:jc w:val="center"/>
        </w:trPr>
        <w:tc>
          <w:tcPr>
            <w:tcW w:w="1208" w:type="dxa"/>
            <w:tcBorders>
              <w:top w:val="nil"/>
              <w:left w:val="nil"/>
              <w:bottom w:val="single" w:color="auto" w:sz="12" w:space="0"/>
              <w:right w:val="nil"/>
            </w:tcBorders>
            <w:tcMar>
              <w:top w:w="120" w:type="dxa"/>
              <w:left w:w="-1" w:type="dxa"/>
              <w:bottom w:w="120" w:type="dxa"/>
              <w:right w:w="192" w:type="dxa"/>
            </w:tcMar>
            <w:vAlign w:val="center"/>
          </w:tcPr>
          <w:p w14:paraId="74142894">
            <w:pPr>
              <w:widowControl/>
              <w:shd w:val="clear" w:color="auto" w:fill="FFFFFF" w:themeFill="background1"/>
              <w:snapToGrid w:val="0"/>
              <w:jc w:val="center"/>
              <w:rPr>
                <w:sz w:val="24"/>
              </w:rPr>
            </w:pPr>
            <w:r>
              <w:rPr>
                <w:sz w:val="24"/>
              </w:rPr>
              <w:t>激进型</w:t>
            </w:r>
          </w:p>
        </w:tc>
        <w:tc>
          <w:tcPr>
            <w:tcW w:w="7511" w:type="dxa"/>
            <w:tcBorders>
              <w:top w:val="nil"/>
              <w:left w:val="nil"/>
              <w:bottom w:val="single" w:color="auto" w:sz="12" w:space="0"/>
              <w:right w:val="nil"/>
            </w:tcBorders>
            <w:tcMar>
              <w:top w:w="120" w:type="dxa"/>
              <w:left w:w="192" w:type="dxa"/>
              <w:bottom w:w="120" w:type="dxa"/>
              <w:right w:w="-1" w:type="dxa"/>
            </w:tcMar>
            <w:vAlign w:val="center"/>
          </w:tcPr>
          <w:p w14:paraId="4465BC69">
            <w:pPr>
              <w:widowControl/>
              <w:shd w:val="clear" w:color="auto" w:fill="FFFFFF" w:themeFill="background1"/>
              <w:snapToGrid w:val="0"/>
              <w:jc w:val="center"/>
              <w:rPr>
                <w:sz w:val="24"/>
              </w:rPr>
            </w:pPr>
            <w:r>
              <w:rPr>
                <w:sz w:val="24"/>
              </w:rPr>
              <w:t>RSI指标已从超卖区回升，且5日均线有金叉10日均线的迹象。对此我解读为右侧买点正在形成，可以轻仓位博取反弹收益。</w:t>
            </w:r>
          </w:p>
        </w:tc>
      </w:tr>
    </w:tbl>
    <w:p w14:paraId="48BAF70F">
      <w:pPr>
        <w:spacing w:line="400" w:lineRule="exact"/>
        <w:ind w:firstLine="480" w:firstLineChars="200"/>
        <w:rPr>
          <w:sz w:val="24"/>
        </w:rPr>
      </w:pPr>
    </w:p>
    <w:p w14:paraId="47A4E4C6">
      <w:pPr>
        <w:spacing w:line="400" w:lineRule="exact"/>
        <w:ind w:firstLine="480" w:firstLineChars="200"/>
        <w:rPr>
          <w:sz w:val="24"/>
        </w:rPr>
      </w:pPr>
      <w:r>
        <w:rPr>
          <w:sz w:val="24"/>
        </w:rPr>
        <w:t>由表6-</w:t>
      </w:r>
      <w:r>
        <w:rPr>
          <w:rFonts w:hint="eastAsia"/>
          <w:sz w:val="24"/>
        </w:rPr>
        <w:t>8</w:t>
      </w:r>
      <w:r>
        <w:rPr>
          <w:sz w:val="24"/>
        </w:rPr>
        <w:t>可见，即便面对完全相同的</w:t>
      </w:r>
      <w:r>
        <w:rPr>
          <w:rFonts w:hint="eastAsia"/>
          <w:sz w:val="24"/>
        </w:rPr>
        <w:t>行情数据</w:t>
      </w:r>
      <w:r>
        <w:rPr>
          <w:sz w:val="24"/>
        </w:rPr>
        <w:t>，不同偏好的AI也给出了不</w:t>
      </w:r>
      <w:r>
        <w:rPr>
          <w:rFonts w:hint="eastAsia"/>
          <w:sz w:val="24"/>
        </w:rPr>
        <w:t>尽相</w:t>
      </w:r>
      <w:r>
        <w:rPr>
          <w:sz w:val="24"/>
        </w:rPr>
        <w:t>同的解读。保守型更关注风险信号，适度型寻求平衡确认，而激进型则对反转信号</w:t>
      </w:r>
      <w:r>
        <w:rPr>
          <w:rFonts w:hint="eastAsia"/>
          <w:sz w:val="24"/>
        </w:rPr>
        <w:t>非常</w:t>
      </w:r>
      <w:r>
        <w:rPr>
          <w:sz w:val="24"/>
        </w:rPr>
        <w:t>敏感。这</w:t>
      </w:r>
      <w:r>
        <w:rPr>
          <w:rFonts w:hint="eastAsia"/>
          <w:sz w:val="24"/>
        </w:rPr>
        <w:t>说明了风险偏好</w:t>
      </w:r>
      <w:r>
        <w:rPr>
          <w:sz w:val="24"/>
        </w:rPr>
        <w:t>在</w:t>
      </w:r>
      <w:r>
        <w:rPr>
          <w:rFonts w:hint="eastAsia"/>
          <w:sz w:val="24"/>
        </w:rPr>
        <w:t>AI的行情</w:t>
      </w:r>
      <w:r>
        <w:rPr>
          <w:sz w:val="24"/>
        </w:rPr>
        <w:t>分析风格上</w:t>
      </w:r>
      <w:r>
        <w:rPr>
          <w:rFonts w:hint="eastAsia"/>
          <w:sz w:val="24"/>
        </w:rPr>
        <w:t>也起到了</w:t>
      </w:r>
      <w:r>
        <w:rPr>
          <w:sz w:val="24"/>
        </w:rPr>
        <w:t>有效</w:t>
      </w:r>
      <w:r>
        <w:rPr>
          <w:rFonts w:hint="eastAsia"/>
          <w:sz w:val="24"/>
        </w:rPr>
        <w:t>的</w:t>
      </w:r>
      <w:r>
        <w:rPr>
          <w:sz w:val="24"/>
        </w:rPr>
        <w:t>作用</w:t>
      </w:r>
      <w:r>
        <w:rPr>
          <w:rFonts w:hint="eastAsia"/>
          <w:sz w:val="24"/>
        </w:rPr>
        <w:t>，前端展示AI市场分析如图6-9所示。</w:t>
      </w:r>
    </w:p>
    <w:p w14:paraId="1BE9501B">
      <w:pPr>
        <w:spacing w:line="400" w:lineRule="exact"/>
        <w:ind w:firstLine="480" w:firstLineChars="200"/>
        <w:rPr>
          <w:sz w:val="24"/>
        </w:rPr>
      </w:pPr>
    </w:p>
    <w:p w14:paraId="60B2DCEB">
      <w:pPr>
        <w:jc w:val="center"/>
        <w:rPr>
          <w:sz w:val="24"/>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53"/>
                    <a:srcRect l="2852" r="3644"/>
                    <a:stretch>
                      <a:fillRect/>
                    </a:stretch>
                  </pic:blipFill>
                  <pic:spPr>
                    <a:xfrm>
                      <a:off x="0" y="0"/>
                      <a:ext cx="5588635" cy="2279015"/>
                    </a:xfrm>
                    <a:prstGeom prst="rect">
                      <a:avLst/>
                    </a:prstGeom>
                    <a:noFill/>
                    <a:ln>
                      <a:noFill/>
                    </a:ln>
                  </pic:spPr>
                </pic:pic>
              </a:graphicData>
            </a:graphic>
          </wp:inline>
        </w:drawing>
      </w:r>
    </w:p>
    <w:p w14:paraId="48D21DA7">
      <w:pPr>
        <w:spacing w:line="400" w:lineRule="exact"/>
        <w:jc w:val="center"/>
        <w:rPr>
          <w:rFonts w:hint="eastAsia" w:ascii="宋体" w:hAnsi="宋体" w:cs="宋体"/>
          <w:szCs w:val="21"/>
          <w:lang w:bidi="ar"/>
        </w:rPr>
      </w:pPr>
      <w:r>
        <w:rPr>
          <w:rFonts w:hint="eastAsia" w:ascii="宋体" w:hAnsi="宋体" w:cs="宋体"/>
          <w:szCs w:val="21"/>
          <w:lang w:bidi="ar"/>
        </w:rPr>
        <w:t>图6.9 市场分析图</w:t>
      </w:r>
    </w:p>
    <w:p w14:paraId="3FC87A4B">
      <w:pPr>
        <w:spacing w:line="400" w:lineRule="exact"/>
        <w:jc w:val="center"/>
        <w:rPr>
          <w:rFonts w:hint="eastAsia" w:ascii="宋体" w:hAnsi="宋体" w:cs="宋体"/>
          <w:szCs w:val="21"/>
          <w:lang w:bidi="ar"/>
        </w:rPr>
      </w:pPr>
    </w:p>
    <w:p w14:paraId="090854EF">
      <w:pPr>
        <w:spacing w:line="400" w:lineRule="exact"/>
        <w:outlineLvl w:val="2"/>
        <w:rPr>
          <w:rFonts w:hint="eastAsia" w:ascii="黑体" w:hAnsi="黑体" w:eastAsia="黑体" w:cs="黑体"/>
          <w:sz w:val="28"/>
          <w:szCs w:val="28"/>
        </w:rPr>
      </w:pPr>
      <w:bookmarkStart w:id="70" w:name="_Toc1885"/>
      <w:r>
        <w:rPr>
          <w:rFonts w:hint="eastAsia" w:ascii="黑体" w:hAnsi="黑体" w:eastAsia="黑体" w:cs="黑体"/>
          <w:sz w:val="28"/>
          <w:szCs w:val="28"/>
        </w:rPr>
        <w:t>6.2.5 交易风险评估功能验证</w:t>
      </w:r>
      <w:bookmarkEnd w:id="70"/>
    </w:p>
    <w:p w14:paraId="1FAF0574">
      <w:pPr>
        <w:spacing w:after="120" w:line="400" w:lineRule="exact"/>
        <w:ind w:firstLine="480" w:firstLineChars="200"/>
        <w:rPr>
          <w:sz w:val="24"/>
        </w:rPr>
      </w:pPr>
      <w:r>
        <w:rPr>
          <w:sz w:val="24"/>
        </w:rPr>
        <w:t>在分析行情之后，AI</w:t>
      </w:r>
      <w:r>
        <w:rPr>
          <w:rFonts w:hint="eastAsia"/>
          <w:sz w:val="24"/>
        </w:rPr>
        <w:t>会</w:t>
      </w:r>
      <w:r>
        <w:rPr>
          <w:sz w:val="24"/>
        </w:rPr>
        <w:t>进一步结合其当前的虚拟持仓和现金状况，对潜在的交易进行风险评估。这一环节是连接“市场分析”与“交易执行”的决策枢纽</w:t>
      </w:r>
      <w:r>
        <w:rPr>
          <w:rFonts w:hint="eastAsia"/>
          <w:sz w:val="24"/>
        </w:rPr>
        <w:t>，也能够让用户拥有不同视角的风险视野，笔者在提示词中添加风险评估的结构化输出</w:t>
      </w:r>
      <w:r>
        <w:rPr>
          <w:sz w:val="24"/>
        </w:rPr>
        <w:t>。</w:t>
      </w:r>
    </w:p>
    <w:p w14:paraId="1871089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"riskAssessment": {</w:t>
      </w:r>
    </w:p>
    <w:p w14:paraId="4362327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2937A567">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56D1188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2EA741D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6195E1E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4E07F3A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221AD889">
      <w:pPr>
        <w:spacing w:line="400" w:lineRule="exact"/>
        <w:ind w:firstLine="480" w:firstLineChars="200"/>
        <w:rPr>
          <w:sz w:val="24"/>
        </w:rPr>
      </w:pPr>
      <w:r>
        <w:rPr>
          <w:sz w:val="24"/>
        </w:rPr>
        <w:t>AI整合技术状态、自身持仓成本和整体投资组合结构</w:t>
      </w:r>
      <w:r>
        <w:rPr>
          <w:rFonts w:hint="eastAsia"/>
          <w:sz w:val="24"/>
        </w:rPr>
        <w:t>后</w:t>
      </w:r>
      <w:r>
        <w:rPr>
          <w:sz w:val="24"/>
        </w:rPr>
        <w:t>，最终在决策日志中输出了以下风险判断。</w:t>
      </w:r>
    </w:p>
    <w:p w14:paraId="7AF1C034">
      <w:pPr>
        <w:jc w:val="center"/>
        <w:rPr>
          <w:szCs w:val="21"/>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54"/>
                    <a:stretch>
                      <a:fillRect/>
                    </a:stretch>
                  </pic:blipFill>
                  <pic:spPr>
                    <a:xfrm>
                      <a:off x="0" y="0"/>
                      <a:ext cx="5385435" cy="925195"/>
                    </a:xfrm>
                    <a:prstGeom prst="rect">
                      <a:avLst/>
                    </a:prstGeom>
                    <a:noFill/>
                    <a:ln>
                      <a:noFill/>
                    </a:ln>
                  </pic:spPr>
                </pic:pic>
              </a:graphicData>
            </a:graphic>
          </wp:inline>
        </w:drawing>
      </w:r>
      <w:r>
        <w:rPr>
          <w:szCs w:val="21"/>
        </w:rPr>
        <w:t>图6</w:t>
      </w:r>
      <w:r>
        <w:rPr>
          <w:rFonts w:hint="eastAsia"/>
          <w:szCs w:val="21"/>
        </w:rPr>
        <w:t xml:space="preserve">.10 </w:t>
      </w:r>
      <w:r>
        <w:rPr>
          <w:szCs w:val="21"/>
        </w:rPr>
        <w:t>AI风险评估日志展示</w:t>
      </w:r>
    </w:p>
    <w:p w14:paraId="27679330">
      <w:pPr>
        <w:jc w:val="center"/>
        <w:rPr>
          <w:szCs w:val="21"/>
        </w:rPr>
      </w:pPr>
    </w:p>
    <w:p w14:paraId="4B865B7F">
      <w:pPr>
        <w:spacing w:after="120" w:line="400" w:lineRule="exact"/>
        <w:ind w:firstLine="480" w:firstLineChars="200"/>
        <w:rPr>
          <w:rFonts w:ascii="黑体" w:eastAsia="黑体"/>
          <w:sz w:val="30"/>
        </w:rPr>
      </w:pPr>
      <w:r>
        <w:rPr>
          <w:sz w:val="24"/>
        </w:rPr>
        <w:t>这一输出结果证明了AI能够综合技术指标进行复合型风险评估，而非</w:t>
      </w:r>
      <w:r>
        <w:rPr>
          <w:rFonts w:hint="eastAsia"/>
          <w:sz w:val="24"/>
        </w:rPr>
        <w:t>仅仅依赖K线对单只股票进行买卖</w:t>
      </w:r>
      <w:r>
        <w:rPr>
          <w:sz w:val="24"/>
        </w:rPr>
        <w:t>。其输出</w:t>
      </w:r>
      <w:r>
        <w:rPr>
          <w:rFonts w:hint="eastAsia"/>
          <w:sz w:val="24"/>
        </w:rPr>
        <w:t>的</w:t>
      </w:r>
      <w:r>
        <w:rPr>
          <w:sz w:val="24"/>
        </w:rPr>
        <w:t>风险</w:t>
      </w:r>
      <w:r>
        <w:rPr>
          <w:rFonts w:hint="eastAsia"/>
          <w:sz w:val="24"/>
        </w:rPr>
        <w:t>等级</w:t>
      </w:r>
      <w:r>
        <w:rPr>
          <w:sz w:val="24"/>
        </w:rPr>
        <w:t>建议，具备基本的</w:t>
      </w:r>
      <w:r>
        <w:rPr>
          <w:rFonts w:hint="eastAsia"/>
          <w:sz w:val="24"/>
        </w:rPr>
        <w:t>合理</w:t>
      </w:r>
      <w:r>
        <w:rPr>
          <w:sz w:val="24"/>
        </w:rPr>
        <w:t>逻辑，对使用者有一定的参考意义。</w:t>
      </w:r>
    </w:p>
    <w:p w14:paraId="7C7106C7">
      <w:pPr>
        <w:pStyle w:val="11"/>
        <w:spacing w:line="400" w:lineRule="exact"/>
        <w:outlineLvl w:val="1"/>
        <w:rPr>
          <w:rFonts w:ascii="黑体" w:eastAsia="黑体"/>
          <w:sz w:val="30"/>
        </w:rPr>
      </w:pPr>
      <w:bookmarkStart w:id="71" w:name="_Toc2435"/>
      <w:r>
        <w:rPr>
          <w:rFonts w:hint="eastAsia" w:ascii="黑体" w:eastAsia="黑体"/>
          <w:sz w:val="30"/>
        </w:rPr>
        <w:t>6.3 区块链斗兽场功能测试</w:t>
      </w:r>
      <w:bookmarkEnd w:id="71"/>
    </w:p>
    <w:p w14:paraId="171DF2DC">
      <w:pPr>
        <w:pStyle w:val="11"/>
        <w:spacing w:line="400" w:lineRule="exact"/>
        <w:outlineLvl w:val="2"/>
        <w:rPr>
          <w:rFonts w:ascii="黑体" w:eastAsia="黑体"/>
          <w:sz w:val="28"/>
          <w:szCs w:val="28"/>
        </w:rPr>
      </w:pPr>
      <w:bookmarkStart w:id="72" w:name="_Toc2239"/>
      <w:r>
        <w:rPr>
          <w:rFonts w:hint="eastAsia" w:ascii="黑体" w:eastAsia="黑体"/>
          <w:sz w:val="28"/>
          <w:szCs w:val="28"/>
        </w:rPr>
        <w:t>6.3.1 斗兽场配置与启动</w:t>
      </w:r>
      <w:bookmarkEnd w:id="72"/>
    </w:p>
    <w:p w14:paraId="72FAB16B">
      <w:pPr>
        <w:spacing w:line="400" w:lineRule="exact"/>
        <w:ind w:firstLine="480" w:firstLineChars="200"/>
        <w:rPr>
          <w:sz w:val="24"/>
        </w:rPr>
      </w:pPr>
      <w:r>
        <w:rPr>
          <w:sz w:val="24"/>
        </w:rPr>
        <w:t>使用者在斗兽场配置页面分别为三位AI选择模型与风险偏好。</w:t>
      </w:r>
      <w:r>
        <w:rPr>
          <w:rFonts w:hint="eastAsia"/>
          <w:sz w:val="24"/>
        </w:rPr>
        <w:t>配置页面如图6-11所示，用户可以在这里新增、删除AI交易员数量，配置每个AI的模型和风险偏好；’也可以配置三种测试代币的基础数量和总的回合轮数。</w:t>
      </w:r>
    </w:p>
    <w:p w14:paraId="16754B5D">
      <w:pPr>
        <w:spacing w:after="120" w:line="400" w:lineRule="exact"/>
        <w:ind w:firstLine="420" w:firstLineChars="200"/>
        <w:jc w:val="center"/>
        <w:rPr>
          <w:sz w:val="24"/>
        </w:rPr>
      </w:pPr>
      <w:r>
        <w:rPr>
          <w:rFonts w:hint="eastAsia" w:asciiTheme="majorEastAsia" w:hAnsiTheme="majorEastAsia" w:eastAsiaTheme="majorEastAsia" w:cstheme="majorEastAsia"/>
          <w:szCs w:val="21"/>
        </w:rPr>
        <w:t>表6.12 斗兽场测试配置</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0DDE8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2CD8DB12">
            <w:pPr>
              <w:snapToGrid w:val="0"/>
              <w:spacing w:after="120" w:line="400" w:lineRule="exact"/>
              <w:jc w:val="center"/>
              <w:rPr>
                <w:b/>
                <w:sz w:val="24"/>
              </w:rPr>
            </w:pPr>
            <w:r>
              <w:rPr>
                <w:rFonts w:hint="eastAsia"/>
                <w:b/>
                <w:sz w:val="24"/>
              </w:rPr>
              <w:t>·</w:t>
            </w:r>
            <w:r>
              <w:rPr>
                <w:b/>
                <w:sz w:val="24"/>
              </w:rPr>
              <w:t>AI角色</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1659026E">
            <w:pPr>
              <w:snapToGrid w:val="0"/>
              <w:spacing w:after="120" w:line="400" w:lineRule="exact"/>
              <w:jc w:val="center"/>
              <w:rPr>
                <w:b/>
                <w:sz w:val="24"/>
              </w:rPr>
            </w:pPr>
            <w:r>
              <w:rPr>
                <w:b/>
                <w:sz w:val="24"/>
              </w:rPr>
              <w:t>模型</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6FBEF4F9">
            <w:pPr>
              <w:snapToGrid w:val="0"/>
              <w:spacing w:after="120" w:line="400" w:lineRule="exact"/>
              <w:jc w:val="center"/>
              <w:rPr>
                <w:b/>
                <w:sz w:val="24"/>
              </w:rPr>
            </w:pPr>
            <w:r>
              <w:rPr>
                <w:b/>
                <w:sz w:val="24"/>
              </w:rPr>
              <w:t>风险偏好</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0BC8EB72">
            <w:pPr>
              <w:snapToGrid w:val="0"/>
              <w:spacing w:after="120" w:line="400" w:lineRule="exact"/>
              <w:jc w:val="center"/>
              <w:rPr>
                <w:b/>
                <w:sz w:val="24"/>
              </w:rPr>
            </w:pPr>
            <w:r>
              <w:rPr>
                <w:b/>
                <w:sz w:val="24"/>
              </w:rPr>
              <w:t>初始T1</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35FD38F9">
            <w:pPr>
              <w:snapToGrid w:val="0"/>
              <w:spacing w:after="120" w:line="400" w:lineRule="exact"/>
              <w:jc w:val="center"/>
              <w:rPr>
                <w:b/>
                <w:sz w:val="24"/>
              </w:rPr>
            </w:pPr>
            <w:r>
              <w:rPr>
                <w:b/>
                <w:sz w:val="24"/>
              </w:rPr>
              <w:t>初始T2</w:t>
            </w:r>
          </w:p>
        </w:tc>
        <w:tc>
          <w:tcPr>
            <w:tcW w:w="1286" w:type="dxa"/>
            <w:tcBorders>
              <w:top w:val="single" w:color="auto" w:sz="12" w:space="0"/>
              <w:left w:val="nil"/>
              <w:bottom w:val="nil"/>
              <w:right w:val="nil"/>
            </w:tcBorders>
            <w:tcMar>
              <w:top w:w="-1" w:type="dxa"/>
              <w:left w:w="108" w:type="dxa"/>
              <w:bottom w:w="-1" w:type="dxa"/>
              <w:right w:w="108" w:type="dxa"/>
            </w:tcMar>
            <w:vAlign w:val="center"/>
          </w:tcPr>
          <w:p w14:paraId="4E7F8A03">
            <w:pPr>
              <w:snapToGrid w:val="0"/>
              <w:spacing w:after="120" w:line="400" w:lineRule="exact"/>
              <w:jc w:val="center"/>
              <w:rPr>
                <w:b/>
                <w:sz w:val="24"/>
              </w:rPr>
            </w:pPr>
            <w:r>
              <w:rPr>
                <w:b/>
                <w:sz w:val="24"/>
              </w:rPr>
              <w:t>初始T3</w:t>
            </w:r>
          </w:p>
        </w:tc>
      </w:tr>
      <w:tr w14:paraId="2FF84B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2C2C9149">
            <w:pPr>
              <w:snapToGrid w:val="0"/>
              <w:spacing w:after="120" w:line="400" w:lineRule="exact"/>
              <w:jc w:val="center"/>
              <w:rPr>
                <w:sz w:val="24"/>
              </w:rPr>
            </w:pPr>
            <w:r>
              <w:rPr>
                <w:sz w:val="24"/>
              </w:rPr>
              <w:t>AI-A</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44CE6BF8">
            <w:pPr>
              <w:snapToGrid w:val="0"/>
              <w:spacing w:after="120" w:line="400" w:lineRule="exact"/>
              <w:jc w:val="center"/>
              <w:rPr>
                <w:sz w:val="24"/>
              </w:rPr>
            </w:pPr>
            <w:r>
              <w:rPr>
                <w:sz w:val="24"/>
              </w:rPr>
              <w:t>通义千问Max</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E10E9C0">
            <w:pPr>
              <w:snapToGrid w:val="0"/>
              <w:spacing w:after="120" w:line="400" w:lineRule="exact"/>
              <w:jc w:val="center"/>
              <w:rPr>
                <w:sz w:val="24"/>
              </w:rPr>
            </w:pPr>
            <w:r>
              <w:rPr>
                <w:sz w:val="24"/>
              </w:rPr>
              <w:t>保守</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29E450BB">
            <w:pPr>
              <w:snapToGrid w:val="0"/>
              <w:spacing w:after="120" w:line="400" w:lineRule="exact"/>
              <w:jc w:val="center"/>
              <w:rPr>
                <w:sz w:val="24"/>
              </w:rPr>
            </w:pPr>
            <w:r>
              <w:rPr>
                <w:sz w:val="24"/>
              </w:rPr>
              <w:t>1,000</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6F9D194">
            <w:pPr>
              <w:snapToGrid w:val="0"/>
              <w:spacing w:after="120" w:line="400" w:lineRule="exact"/>
              <w:jc w:val="center"/>
              <w:rPr>
                <w:sz w:val="24"/>
              </w:rPr>
            </w:pPr>
            <w:r>
              <w:rPr>
                <w:sz w:val="24"/>
              </w:rPr>
              <w:t>1,000</w:t>
            </w:r>
          </w:p>
        </w:tc>
        <w:tc>
          <w:tcPr>
            <w:tcW w:w="1286" w:type="dxa"/>
            <w:tcBorders>
              <w:top w:val="single" w:color="auto" w:sz="4" w:space="0"/>
              <w:left w:val="nil"/>
              <w:bottom w:val="nil"/>
              <w:right w:val="nil"/>
            </w:tcBorders>
            <w:tcMar>
              <w:top w:w="-1" w:type="dxa"/>
              <w:left w:w="108" w:type="dxa"/>
              <w:bottom w:w="-1" w:type="dxa"/>
              <w:right w:w="108" w:type="dxa"/>
            </w:tcMar>
            <w:vAlign w:val="center"/>
          </w:tcPr>
          <w:p w14:paraId="28E9E4B9">
            <w:pPr>
              <w:snapToGrid w:val="0"/>
              <w:spacing w:after="120" w:line="400" w:lineRule="exact"/>
              <w:jc w:val="center"/>
              <w:rPr>
                <w:sz w:val="24"/>
              </w:rPr>
            </w:pPr>
            <w:r>
              <w:rPr>
                <w:sz w:val="24"/>
              </w:rPr>
              <w:t>1,000</w:t>
            </w:r>
          </w:p>
        </w:tc>
      </w:tr>
      <w:tr w14:paraId="318514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637158C0">
            <w:pPr>
              <w:snapToGrid w:val="0"/>
              <w:spacing w:after="120" w:line="400" w:lineRule="exact"/>
              <w:jc w:val="center"/>
              <w:rPr>
                <w:sz w:val="24"/>
              </w:rPr>
            </w:pPr>
            <w:r>
              <w:rPr>
                <w:sz w:val="24"/>
              </w:rPr>
              <w:t>AI-B</w:t>
            </w:r>
          </w:p>
        </w:tc>
        <w:tc>
          <w:tcPr>
            <w:tcW w:w="0" w:type="auto"/>
            <w:tcBorders>
              <w:top w:val="nil"/>
              <w:left w:val="nil"/>
              <w:bottom w:val="nil"/>
              <w:right w:val="nil"/>
            </w:tcBorders>
            <w:tcMar>
              <w:top w:w="-1" w:type="dxa"/>
              <w:left w:w="108" w:type="dxa"/>
              <w:bottom w:w="-1" w:type="dxa"/>
              <w:right w:w="108" w:type="dxa"/>
            </w:tcMar>
            <w:vAlign w:val="center"/>
          </w:tcPr>
          <w:p w14:paraId="0E66AFA5">
            <w:pPr>
              <w:snapToGrid w:val="0"/>
              <w:spacing w:after="120" w:line="400" w:lineRule="exact"/>
              <w:jc w:val="center"/>
              <w:rPr>
                <w:sz w:val="24"/>
              </w:rPr>
            </w:pPr>
            <w:r>
              <w:rPr>
                <w:sz w:val="24"/>
              </w:rPr>
              <w:t>ERNIE 5.0</w:t>
            </w:r>
          </w:p>
        </w:tc>
        <w:tc>
          <w:tcPr>
            <w:tcW w:w="0" w:type="auto"/>
            <w:tcBorders>
              <w:top w:val="nil"/>
              <w:left w:val="nil"/>
              <w:bottom w:val="nil"/>
              <w:right w:val="nil"/>
            </w:tcBorders>
            <w:tcMar>
              <w:top w:w="-1" w:type="dxa"/>
              <w:left w:w="108" w:type="dxa"/>
              <w:bottom w:w="-1" w:type="dxa"/>
              <w:right w:w="108" w:type="dxa"/>
            </w:tcMar>
            <w:vAlign w:val="center"/>
          </w:tcPr>
          <w:p w14:paraId="146D0404">
            <w:pPr>
              <w:snapToGrid w:val="0"/>
              <w:spacing w:after="120" w:line="400" w:lineRule="exact"/>
              <w:jc w:val="center"/>
              <w:rPr>
                <w:sz w:val="24"/>
              </w:rPr>
            </w:pPr>
            <w:r>
              <w:rPr>
                <w:sz w:val="24"/>
              </w:rPr>
              <w:t>适中</w:t>
            </w:r>
          </w:p>
        </w:tc>
        <w:tc>
          <w:tcPr>
            <w:tcW w:w="0" w:type="auto"/>
            <w:tcBorders>
              <w:top w:val="nil"/>
              <w:left w:val="nil"/>
              <w:bottom w:val="nil"/>
              <w:right w:val="nil"/>
            </w:tcBorders>
            <w:tcMar>
              <w:top w:w="-1" w:type="dxa"/>
              <w:left w:w="108" w:type="dxa"/>
              <w:bottom w:w="-1" w:type="dxa"/>
              <w:right w:w="108" w:type="dxa"/>
            </w:tcMar>
            <w:vAlign w:val="center"/>
          </w:tcPr>
          <w:p w14:paraId="353FD456">
            <w:pPr>
              <w:snapToGrid w:val="0"/>
              <w:spacing w:after="120" w:line="400" w:lineRule="exact"/>
              <w:jc w:val="center"/>
              <w:rPr>
                <w:sz w:val="24"/>
              </w:rPr>
            </w:pPr>
            <w:r>
              <w:rPr>
                <w:sz w:val="24"/>
              </w:rPr>
              <w:t>1,000</w:t>
            </w:r>
          </w:p>
        </w:tc>
        <w:tc>
          <w:tcPr>
            <w:tcW w:w="0" w:type="auto"/>
            <w:tcBorders>
              <w:top w:val="nil"/>
              <w:left w:val="nil"/>
              <w:bottom w:val="nil"/>
              <w:right w:val="nil"/>
            </w:tcBorders>
            <w:tcMar>
              <w:top w:w="-1" w:type="dxa"/>
              <w:left w:w="108" w:type="dxa"/>
              <w:bottom w:w="-1" w:type="dxa"/>
              <w:right w:w="108" w:type="dxa"/>
            </w:tcMar>
            <w:vAlign w:val="center"/>
          </w:tcPr>
          <w:p w14:paraId="6CC1BAA3">
            <w:pPr>
              <w:snapToGrid w:val="0"/>
              <w:spacing w:after="120" w:line="400" w:lineRule="exact"/>
              <w:jc w:val="center"/>
              <w:rPr>
                <w:sz w:val="24"/>
              </w:rPr>
            </w:pPr>
            <w:r>
              <w:rPr>
                <w:sz w:val="24"/>
              </w:rPr>
              <w:t>1,000</w:t>
            </w:r>
          </w:p>
        </w:tc>
        <w:tc>
          <w:tcPr>
            <w:tcW w:w="1286" w:type="dxa"/>
            <w:tcBorders>
              <w:top w:val="nil"/>
              <w:left w:val="nil"/>
              <w:bottom w:val="nil"/>
              <w:right w:val="nil"/>
            </w:tcBorders>
            <w:tcMar>
              <w:top w:w="-1" w:type="dxa"/>
              <w:left w:w="108" w:type="dxa"/>
              <w:bottom w:w="-1" w:type="dxa"/>
              <w:right w:w="108" w:type="dxa"/>
            </w:tcMar>
            <w:vAlign w:val="center"/>
          </w:tcPr>
          <w:p w14:paraId="5F21DF6C">
            <w:pPr>
              <w:snapToGrid w:val="0"/>
              <w:spacing w:after="120" w:line="400" w:lineRule="exact"/>
              <w:jc w:val="center"/>
              <w:rPr>
                <w:sz w:val="24"/>
              </w:rPr>
            </w:pPr>
            <w:r>
              <w:rPr>
                <w:sz w:val="24"/>
              </w:rPr>
              <w:t>1,000</w:t>
            </w:r>
          </w:p>
        </w:tc>
      </w:tr>
      <w:tr w14:paraId="102E63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269" w:type="dxa"/>
            <w:tcBorders>
              <w:top w:val="nil"/>
              <w:left w:val="nil"/>
              <w:bottom w:val="single" w:color="auto" w:sz="12" w:space="0"/>
              <w:right w:val="nil"/>
            </w:tcBorders>
            <w:tcMar>
              <w:top w:w="-1" w:type="dxa"/>
              <w:left w:w="108" w:type="dxa"/>
              <w:bottom w:w="-1" w:type="dxa"/>
              <w:right w:w="108" w:type="dxa"/>
            </w:tcMar>
            <w:vAlign w:val="center"/>
          </w:tcPr>
          <w:p w14:paraId="597A7792">
            <w:pPr>
              <w:snapToGrid w:val="0"/>
              <w:spacing w:after="120" w:line="400" w:lineRule="exact"/>
              <w:jc w:val="center"/>
              <w:rPr>
                <w:sz w:val="24"/>
              </w:rPr>
            </w:pPr>
            <w:r>
              <w:rPr>
                <w:sz w:val="24"/>
              </w:rPr>
              <w:t>AI-C</w:t>
            </w:r>
          </w:p>
        </w:tc>
        <w:tc>
          <w:tcPr>
            <w:tcW w:w="2110" w:type="dxa"/>
            <w:tcBorders>
              <w:top w:val="nil"/>
              <w:left w:val="nil"/>
              <w:bottom w:val="single" w:color="auto" w:sz="12" w:space="0"/>
              <w:right w:val="nil"/>
            </w:tcBorders>
            <w:tcMar>
              <w:top w:w="-1" w:type="dxa"/>
              <w:left w:w="108" w:type="dxa"/>
              <w:bottom w:w="-1" w:type="dxa"/>
              <w:right w:w="108" w:type="dxa"/>
            </w:tcMar>
            <w:vAlign w:val="center"/>
          </w:tcPr>
          <w:p w14:paraId="4A4A0A1C">
            <w:pPr>
              <w:snapToGrid w:val="0"/>
              <w:spacing w:after="120" w:line="400" w:lineRule="exact"/>
              <w:jc w:val="center"/>
              <w:rPr>
                <w:sz w:val="24"/>
              </w:rPr>
            </w:pPr>
            <w:r>
              <w:rPr>
                <w:sz w:val="24"/>
              </w:rPr>
              <w:t>GPT-4o-mini</w:t>
            </w:r>
          </w:p>
        </w:tc>
        <w:tc>
          <w:tcPr>
            <w:tcW w:w="1479" w:type="dxa"/>
            <w:tcBorders>
              <w:top w:val="nil"/>
              <w:left w:val="nil"/>
              <w:bottom w:val="single" w:color="auto" w:sz="12" w:space="0"/>
              <w:right w:val="nil"/>
            </w:tcBorders>
            <w:tcMar>
              <w:top w:w="-1" w:type="dxa"/>
              <w:left w:w="108" w:type="dxa"/>
              <w:bottom w:w="-1" w:type="dxa"/>
              <w:right w:w="108" w:type="dxa"/>
            </w:tcMar>
            <w:vAlign w:val="center"/>
          </w:tcPr>
          <w:p w14:paraId="1572A77F">
            <w:pPr>
              <w:snapToGrid w:val="0"/>
              <w:spacing w:after="120" w:line="400" w:lineRule="exact"/>
              <w:jc w:val="center"/>
              <w:rPr>
                <w:sz w:val="24"/>
              </w:rPr>
            </w:pPr>
            <w:r>
              <w:rPr>
                <w:sz w:val="24"/>
              </w:rPr>
              <w:t>激进</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6A906603">
            <w:pPr>
              <w:snapToGrid w:val="0"/>
              <w:spacing w:after="120" w:line="400" w:lineRule="exact"/>
              <w:jc w:val="center"/>
              <w:rPr>
                <w:sz w:val="24"/>
              </w:rPr>
            </w:pPr>
            <w:r>
              <w:rPr>
                <w:sz w:val="24"/>
              </w:rPr>
              <w:t>1,000</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40A667BE">
            <w:pPr>
              <w:snapToGrid w:val="0"/>
              <w:spacing w:after="120" w:line="400" w:lineRule="exact"/>
              <w:jc w:val="center"/>
              <w:rPr>
                <w:sz w:val="24"/>
              </w:rPr>
            </w:pPr>
            <w:r>
              <w:rPr>
                <w:sz w:val="24"/>
              </w:rPr>
              <w:t>1,000</w:t>
            </w:r>
          </w:p>
        </w:tc>
        <w:tc>
          <w:tcPr>
            <w:tcW w:w="1286" w:type="dxa"/>
            <w:tcBorders>
              <w:top w:val="nil"/>
              <w:left w:val="nil"/>
              <w:bottom w:val="single" w:color="auto" w:sz="12" w:space="0"/>
              <w:right w:val="nil"/>
            </w:tcBorders>
            <w:tcMar>
              <w:top w:w="-1" w:type="dxa"/>
              <w:left w:w="108" w:type="dxa"/>
              <w:bottom w:w="-1" w:type="dxa"/>
              <w:right w:w="108" w:type="dxa"/>
            </w:tcMar>
            <w:vAlign w:val="center"/>
          </w:tcPr>
          <w:p w14:paraId="4AE6B805">
            <w:pPr>
              <w:snapToGrid w:val="0"/>
              <w:spacing w:after="120" w:line="400" w:lineRule="exact"/>
              <w:jc w:val="center"/>
              <w:rPr>
                <w:sz w:val="24"/>
              </w:rPr>
            </w:pPr>
            <w:r>
              <w:rPr>
                <w:sz w:val="24"/>
              </w:rPr>
              <w:t>1,000</w:t>
            </w:r>
          </w:p>
        </w:tc>
      </w:tr>
    </w:tbl>
    <w:p w14:paraId="5E9A84EC">
      <w:pPr>
        <w:spacing w:after="120" w:line="400" w:lineRule="exact"/>
        <w:ind w:firstLine="480" w:firstLineChars="200"/>
        <w:rPr>
          <w:sz w:val="24"/>
        </w:rPr>
      </w:pPr>
      <w:r>
        <w:rPr>
          <w:rFonts w:hint="eastAsia"/>
          <w:sz w:val="24"/>
        </w:rPr>
        <w:t>本次测试选用的测试模型、风险偏好和初始Token如表格6.12所示。</w:t>
      </w:r>
    </w:p>
    <w:p w14:paraId="68EA2919">
      <w:pPr>
        <w:jc w:val="center"/>
      </w:pPr>
      <w:r>
        <w:drawing>
          <wp:inline distT="0" distB="0" distL="114300" distR="114300">
            <wp:extent cx="5279390" cy="2676525"/>
            <wp:effectExtent l="0" t="0" r="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55"/>
                    <a:srcRect b="5217"/>
                    <a:stretch>
                      <a:fillRect/>
                    </a:stretch>
                  </pic:blipFill>
                  <pic:spPr>
                    <a:xfrm>
                      <a:off x="0" y="0"/>
                      <a:ext cx="5279390" cy="2676525"/>
                    </a:xfrm>
                    <a:prstGeom prst="rect">
                      <a:avLst/>
                    </a:prstGeom>
                    <a:noFill/>
                    <a:ln>
                      <a:noFill/>
                    </a:ln>
                  </pic:spPr>
                </pic:pic>
              </a:graphicData>
            </a:graphic>
          </wp:inline>
        </w:drawing>
      </w:r>
    </w:p>
    <w:p w14:paraId="7A379C57">
      <w:pPr>
        <w:spacing w:line="400" w:lineRule="exact"/>
        <w:ind w:firstLine="420" w:firstLineChars="200"/>
        <w:jc w:val="center"/>
        <w:rPr>
          <w:sz w:val="24"/>
        </w:rPr>
      </w:pPr>
      <w:r>
        <w:rPr>
          <w:szCs w:val="21"/>
        </w:rPr>
        <w:t>图6</w:t>
      </w:r>
      <w:r>
        <w:rPr>
          <w:rFonts w:hint="eastAsia"/>
          <w:szCs w:val="21"/>
        </w:rPr>
        <w:t>.11</w:t>
      </w:r>
      <w:r>
        <w:rPr>
          <w:szCs w:val="21"/>
        </w:rPr>
        <w:t xml:space="preserve"> 斗兽场配置页面</w:t>
      </w:r>
    </w:p>
    <w:p w14:paraId="4275A3E6">
      <w:pPr>
        <w:spacing w:after="120" w:line="400" w:lineRule="exact"/>
        <w:ind w:firstLine="480" w:firstLineChars="200"/>
        <w:rPr>
          <w:rFonts w:ascii="黑体" w:eastAsia="黑体"/>
          <w:sz w:val="32"/>
        </w:rPr>
      </w:pPr>
      <w:r>
        <w:rPr>
          <w:sz w:val="24"/>
        </w:rPr>
        <w:t>配置完成后点击启动，系统初始化三位AI的链上地址，向各地址转入初始代币，并在前端跳转至监控页面。</w:t>
      </w:r>
    </w:p>
    <w:p w14:paraId="361D96C8">
      <w:pPr>
        <w:spacing w:line="400" w:lineRule="exact"/>
        <w:outlineLvl w:val="2"/>
        <w:rPr>
          <w:rFonts w:ascii="黑体" w:eastAsia="黑体"/>
          <w:sz w:val="32"/>
        </w:rPr>
      </w:pPr>
      <w:bookmarkStart w:id="73" w:name="_Toc4085"/>
      <w:r>
        <w:rPr>
          <w:rFonts w:hint="eastAsia" w:ascii="黑体" w:hAnsi="黑体" w:eastAsia="黑体" w:cs="黑体"/>
          <w:sz w:val="28"/>
          <w:szCs w:val="28"/>
        </w:rPr>
        <w:t>6.3.2 博弈过程与资产变化</w:t>
      </w:r>
      <w:bookmarkEnd w:id="73"/>
    </w:p>
    <w:p w14:paraId="282E4389">
      <w:pPr>
        <w:spacing w:after="120" w:line="400" w:lineRule="exact"/>
        <w:ind w:firstLine="480" w:firstLineChars="200"/>
        <w:rPr>
          <w:sz w:val="24"/>
        </w:rPr>
      </w:pPr>
      <w:r>
        <w:rPr>
          <w:rFonts w:hint="eastAsia"/>
          <w:sz w:val="24"/>
        </w:rPr>
        <w:t>本次测试中，</w:t>
      </w:r>
      <w:r>
        <w:rPr>
          <w:sz w:val="24"/>
        </w:rPr>
        <w:t>斗兽场共运行10轮。第一轮中，三位AI并发读取市场数据后按思考速率排序，依次完成代币兑换决策。图6-</w:t>
      </w:r>
      <w:r>
        <w:rPr>
          <w:rFonts w:hint="eastAsia"/>
          <w:sz w:val="24"/>
        </w:rPr>
        <w:t>13</w:t>
      </w:r>
      <w:r>
        <w:rPr>
          <w:sz w:val="24"/>
        </w:rPr>
        <w:t>展示了10轮博弈中三位AI的资产总值（以SET折算）变化曲线。</w:t>
      </w:r>
    </w:p>
    <w:p w14:paraId="11E1A02F">
      <w:pPr>
        <w:jc w:val="center"/>
        <w:rPr>
          <w:sz w:val="24"/>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56"/>
                    <a:stretch>
                      <a:fillRect/>
                    </a:stretch>
                  </pic:blipFill>
                  <pic:spPr>
                    <a:xfrm>
                      <a:off x="0" y="0"/>
                      <a:ext cx="5394960" cy="2997835"/>
                    </a:xfrm>
                    <a:prstGeom prst="rect">
                      <a:avLst/>
                    </a:prstGeom>
                    <a:noFill/>
                    <a:ln>
                      <a:noFill/>
                    </a:ln>
                  </pic:spPr>
                </pic:pic>
              </a:graphicData>
            </a:graphic>
          </wp:inline>
        </w:drawing>
      </w:r>
    </w:p>
    <w:p w14:paraId="17CAF482">
      <w:pPr>
        <w:spacing w:after="120" w:line="400" w:lineRule="exact"/>
        <w:ind w:firstLine="420" w:firstLineChars="200"/>
        <w:jc w:val="center"/>
        <w:rPr>
          <w:szCs w:val="21"/>
        </w:rPr>
      </w:pPr>
      <w:r>
        <w:rPr>
          <w:szCs w:val="21"/>
        </w:rPr>
        <w:t>图6</w:t>
      </w:r>
      <w:r>
        <w:rPr>
          <w:rFonts w:hint="eastAsia"/>
          <w:szCs w:val="21"/>
        </w:rPr>
        <w:t>.13</w:t>
      </w:r>
      <w:r>
        <w:rPr>
          <w:szCs w:val="21"/>
        </w:rPr>
        <w:t xml:space="preserve"> 斗兽场资产总值变化曲线</w:t>
      </w:r>
    </w:p>
    <w:p w14:paraId="6012D300">
      <w:pPr>
        <w:spacing w:line="400" w:lineRule="exact"/>
        <w:outlineLvl w:val="2"/>
        <w:rPr>
          <w:rFonts w:ascii="黑体" w:eastAsia="黑体"/>
          <w:sz w:val="32"/>
        </w:rPr>
      </w:pPr>
      <w:bookmarkStart w:id="74" w:name="_Toc27076"/>
      <w:r>
        <w:rPr>
          <w:rFonts w:hint="eastAsia" w:ascii="黑体" w:hAnsi="黑体" w:eastAsia="黑体" w:cs="黑体"/>
          <w:sz w:val="28"/>
          <w:szCs w:val="28"/>
        </w:rPr>
        <w:t>6.3.3 决策日志与链上记录</w:t>
      </w:r>
      <w:bookmarkEnd w:id="74"/>
    </w:p>
    <w:p w14:paraId="4D35948B">
      <w:pPr>
        <w:spacing w:line="400" w:lineRule="exact"/>
        <w:ind w:firstLine="480" w:firstLineChars="200"/>
      </w:pPr>
      <w:r>
        <w:rPr>
          <w:sz w:val="24"/>
        </w:rPr>
        <w:t>每轮博弈结束后，系统记录AI的决策理由与操作内容，并在前端日志区域展示。同时，测试链上发生的每笔转账均被记录</w:t>
      </w:r>
      <w:r>
        <w:rPr>
          <w:rFonts w:hint="eastAsia"/>
          <w:sz w:val="24"/>
        </w:rPr>
        <w:t>。</w:t>
      </w:r>
    </w:p>
    <w:p w14:paraId="1B9087C4">
      <w:pPr>
        <w:jc w:val="center"/>
        <w:rPr>
          <w:rFonts w:ascii="黑体" w:eastAsia="黑体"/>
          <w:sz w:val="32"/>
        </w:rPr>
      </w:pPr>
      <w:r>
        <w:drawing>
          <wp:inline distT="0" distB="0" distL="114300" distR="114300">
            <wp:extent cx="3864610" cy="2673350"/>
            <wp:effectExtent l="0" t="0" r="2540" b="1270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57"/>
                    <a:stretch>
                      <a:fillRect/>
                    </a:stretch>
                  </pic:blipFill>
                  <pic:spPr>
                    <a:xfrm>
                      <a:off x="0" y="0"/>
                      <a:ext cx="3864610" cy="2673350"/>
                    </a:xfrm>
                    <a:prstGeom prst="rect">
                      <a:avLst/>
                    </a:prstGeom>
                    <a:noFill/>
                    <a:ln>
                      <a:noFill/>
                    </a:ln>
                  </pic:spPr>
                </pic:pic>
              </a:graphicData>
            </a:graphic>
          </wp:inline>
        </w:drawing>
      </w:r>
    </w:p>
    <w:p w14:paraId="12B539EE">
      <w:pPr>
        <w:spacing w:line="400" w:lineRule="exact"/>
        <w:ind w:firstLine="420" w:firstLineChars="200"/>
        <w:jc w:val="center"/>
        <w:rPr>
          <w:szCs w:val="21"/>
        </w:rPr>
      </w:pPr>
      <w:r>
        <w:rPr>
          <w:szCs w:val="21"/>
        </w:rPr>
        <w:t>图6</w:t>
      </w:r>
      <w:r>
        <w:rPr>
          <w:rFonts w:hint="eastAsia"/>
          <w:szCs w:val="21"/>
        </w:rPr>
        <w:t>.14</w:t>
      </w:r>
      <w:r>
        <w:rPr>
          <w:szCs w:val="21"/>
        </w:rPr>
        <w:t xml:space="preserve"> 斗兽场决策日志</w:t>
      </w:r>
    </w:p>
    <w:p w14:paraId="4D7C1D20">
      <w:pPr>
        <w:spacing w:line="400" w:lineRule="exact"/>
        <w:ind w:firstLine="420" w:firstLineChars="200"/>
        <w:jc w:val="center"/>
        <w:rPr>
          <w:szCs w:val="21"/>
        </w:rPr>
      </w:pPr>
    </w:p>
    <w:p w14:paraId="2D764146">
      <w:pPr>
        <w:ind w:firstLine="480"/>
        <w:jc w:val="left"/>
        <w:rPr>
          <w:sz w:val="24"/>
        </w:rPr>
      </w:pPr>
      <w:r>
        <w:rPr>
          <w:rFonts w:hint="eastAsia"/>
          <w:sz w:val="24"/>
        </w:rPr>
        <w:t>图6.15展示的是链上交易记录，包含了每次交易从Agent地址流向管理员地址，再从管理员地址流回Agent地址的交易日志。</w:t>
      </w:r>
    </w:p>
    <w:p w14:paraId="2CB2DC71">
      <w:pPr>
        <w:ind w:firstLine="480"/>
        <w:jc w:val="left"/>
        <w:rPr>
          <w:sz w:val="24"/>
          <w:lang w:val="en-IE"/>
        </w:rPr>
      </w:pPr>
    </w:p>
    <w:p w14:paraId="64BFB5DD">
      <w:pPr>
        <w:jc w:val="center"/>
        <w:rPr>
          <w:rFonts w:ascii="黑体" w:eastAsia="黑体"/>
          <w:sz w:val="32"/>
        </w:rPr>
      </w:pPr>
      <w:r>
        <w:drawing>
          <wp:inline distT="0" distB="0" distL="114300" distR="114300">
            <wp:extent cx="4320540" cy="2970530"/>
            <wp:effectExtent l="0" t="0" r="3810" b="127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58"/>
                    <a:stretch>
                      <a:fillRect/>
                    </a:stretch>
                  </pic:blipFill>
                  <pic:spPr>
                    <a:xfrm>
                      <a:off x="0" y="0"/>
                      <a:ext cx="4320540" cy="2970530"/>
                    </a:xfrm>
                    <a:prstGeom prst="rect">
                      <a:avLst/>
                    </a:prstGeom>
                    <a:noFill/>
                    <a:ln>
                      <a:noFill/>
                    </a:ln>
                  </pic:spPr>
                </pic:pic>
              </a:graphicData>
            </a:graphic>
          </wp:inline>
        </w:drawing>
      </w:r>
    </w:p>
    <w:p w14:paraId="29B0BED2">
      <w:pPr>
        <w:spacing w:after="120" w:line="400" w:lineRule="exact"/>
        <w:ind w:firstLine="420" w:firstLineChars="200"/>
        <w:jc w:val="center"/>
        <w:rPr>
          <w:szCs w:val="21"/>
        </w:rPr>
      </w:pPr>
      <w:r>
        <w:rPr>
          <w:szCs w:val="21"/>
        </w:rPr>
        <w:t>图6</w:t>
      </w:r>
      <w:r>
        <w:rPr>
          <w:rFonts w:hint="eastAsia"/>
          <w:szCs w:val="21"/>
        </w:rPr>
        <w:t>.15</w:t>
      </w:r>
      <w:r>
        <w:rPr>
          <w:szCs w:val="21"/>
        </w:rPr>
        <w:t xml:space="preserve"> 链上交易记录</w:t>
      </w:r>
    </w:p>
    <w:p w14:paraId="7C954877">
      <w:pPr>
        <w:spacing w:after="120" w:line="400" w:lineRule="exact"/>
        <w:ind w:firstLine="420" w:firstLineChars="200"/>
        <w:jc w:val="center"/>
        <w:rPr>
          <w:szCs w:val="21"/>
        </w:rPr>
      </w:pPr>
    </w:p>
    <w:p w14:paraId="0609F6B1">
      <w:pPr>
        <w:spacing w:after="120" w:line="400" w:lineRule="exact"/>
        <w:ind w:firstLine="480" w:firstLineChars="200"/>
        <w:rPr>
          <w:rFonts w:ascii="黑体" w:eastAsia="黑体"/>
          <w:sz w:val="32"/>
        </w:rPr>
      </w:pPr>
      <w:r>
        <w:rPr>
          <w:sz w:val="24"/>
        </w:rPr>
        <w:t>A</w:t>
      </w:r>
      <w:r>
        <w:rPr>
          <w:rFonts w:hint="eastAsia"/>
          <w:sz w:val="24"/>
        </w:rPr>
        <w:t>gent</w:t>
      </w:r>
      <w:r>
        <w:rPr>
          <w:sz w:val="24"/>
        </w:rPr>
        <w:t>在观察到前两位A</w:t>
      </w:r>
      <w:r>
        <w:rPr>
          <w:rFonts w:hint="eastAsia"/>
          <w:sz w:val="24"/>
        </w:rPr>
        <w:t>gent</w:t>
      </w:r>
      <w:r>
        <w:rPr>
          <w:sz w:val="24"/>
        </w:rPr>
        <w:t>操作引发的价格变动后，基于保守策略</w:t>
      </w:r>
      <w:r>
        <w:rPr>
          <w:rFonts w:hint="eastAsia"/>
          <w:sz w:val="24"/>
        </w:rPr>
        <w:t>选择了轻仓跟入</w:t>
      </w:r>
      <w:r>
        <w:rPr>
          <w:sz w:val="24"/>
        </w:rPr>
        <w:t>，这验证了二次决策机制的有效性——后序Agent能够对前序操作引发的市场变化做出反应。</w:t>
      </w:r>
    </w:p>
    <w:p w14:paraId="4749A8B6">
      <w:pPr>
        <w:pStyle w:val="11"/>
        <w:spacing w:line="400" w:lineRule="exact"/>
        <w:outlineLvl w:val="1"/>
        <w:rPr>
          <w:rFonts w:ascii="黑体" w:eastAsia="黑体"/>
          <w:sz w:val="30"/>
        </w:rPr>
      </w:pPr>
      <w:bookmarkStart w:id="75" w:name="_Toc21360"/>
      <w:r>
        <w:rPr>
          <w:rFonts w:hint="eastAsia" w:ascii="黑体" w:eastAsia="黑体"/>
          <w:sz w:val="30"/>
        </w:rPr>
        <w:t>6.4 本章小结</w:t>
      </w:r>
      <w:bookmarkEnd w:id="75"/>
    </w:p>
    <w:p w14:paraId="6FDA21BC">
      <w:pPr>
        <w:spacing w:after="120" w:line="400" w:lineRule="exact"/>
        <w:ind w:firstLine="480" w:firstLineChars="200"/>
        <w:rPr>
          <w:rFonts w:ascii="黑体" w:eastAsia="黑体"/>
          <w:sz w:val="32"/>
        </w:rPr>
      </w:pPr>
      <w:r>
        <w:rPr>
          <w:sz w:val="24"/>
        </w:rPr>
        <w:t>本章对系统的两个核心功能模块进行了测试与展示。股票辅助交易场景中，不同风险偏好的AI在相同市场条件下给出了差异化的决策，</w:t>
      </w:r>
      <w:r>
        <w:rPr>
          <w:rFonts w:hint="eastAsia"/>
          <w:sz w:val="24"/>
        </w:rPr>
        <w:t>AI对市场的分析和风险评估能够对用户起到一定的参考作用；</w:t>
      </w:r>
      <w:r>
        <w:rPr>
          <w:sz w:val="24"/>
        </w:rPr>
        <w:t>区块链斗兽场中，三位AI在10轮博弈中呈现出与各自偏好相符的资产变化曲线。整体而言，系统各模块运行稳定，达到了预期的设计目标。</w:t>
      </w:r>
    </w:p>
    <w:p w14:paraId="1E4D1E6A">
      <w:pPr>
        <w:spacing w:line="400" w:lineRule="exact"/>
        <w:jc w:val="center"/>
        <w:outlineLvl w:val="0"/>
        <w:rPr>
          <w:rFonts w:ascii="黑体" w:eastAsia="黑体"/>
          <w:sz w:val="32"/>
        </w:rPr>
      </w:pPr>
    </w:p>
    <w:p w14:paraId="0F947864">
      <w:pPr>
        <w:spacing w:line="400" w:lineRule="exact"/>
        <w:jc w:val="center"/>
        <w:outlineLvl w:val="0"/>
        <w:rPr>
          <w:rFonts w:ascii="黑体" w:eastAsia="黑体"/>
          <w:sz w:val="32"/>
        </w:rPr>
        <w:sectPr>
          <w:pgSz w:w="11906" w:h="16838"/>
          <w:pgMar w:top="1701" w:right="1418" w:bottom="1418" w:left="1418" w:header="907" w:footer="851" w:gutter="567"/>
          <w:cols w:space="720" w:num="1"/>
          <w:docGrid w:type="lines" w:linePitch="312" w:charSpace="0"/>
        </w:sectPr>
      </w:pPr>
    </w:p>
    <w:p w14:paraId="4DDB4A6D">
      <w:pPr>
        <w:spacing w:line="400" w:lineRule="exact"/>
        <w:jc w:val="center"/>
        <w:outlineLvl w:val="0"/>
        <w:rPr>
          <w:rFonts w:ascii="黑体" w:eastAsia="黑体"/>
          <w:sz w:val="32"/>
        </w:rPr>
      </w:pPr>
    </w:p>
    <w:p w14:paraId="70C316FB">
      <w:pPr>
        <w:spacing w:line="400" w:lineRule="exact"/>
        <w:jc w:val="center"/>
        <w:outlineLvl w:val="0"/>
        <w:rPr>
          <w:rFonts w:ascii="黑体" w:eastAsia="黑体"/>
          <w:sz w:val="32"/>
        </w:rPr>
      </w:pPr>
      <w:bookmarkStart w:id="76" w:name="_Toc8403"/>
      <w:r>
        <w:rPr>
          <w:rFonts w:hint="eastAsia" w:ascii="黑体" w:eastAsia="黑体"/>
          <w:sz w:val="32"/>
        </w:rPr>
        <w:t>7 总结与展望</w:t>
      </w:r>
      <w:bookmarkEnd w:id="76"/>
    </w:p>
    <w:p w14:paraId="07557DCB">
      <w:pPr>
        <w:spacing w:line="400" w:lineRule="exact"/>
        <w:jc w:val="center"/>
        <w:rPr>
          <w:rFonts w:ascii="黑体" w:eastAsia="黑体"/>
          <w:sz w:val="32"/>
        </w:rPr>
      </w:pPr>
    </w:p>
    <w:p w14:paraId="75C789B8">
      <w:pPr>
        <w:spacing w:line="400" w:lineRule="exact"/>
        <w:outlineLvl w:val="1"/>
        <w:rPr>
          <w:rFonts w:hint="eastAsia" w:ascii="黑体" w:hAnsi="黑体" w:eastAsia="黑体" w:cs="黑体"/>
          <w:sz w:val="28"/>
          <w:szCs w:val="28"/>
        </w:rPr>
      </w:pPr>
      <w:bookmarkStart w:id="77" w:name="_Toc2659"/>
      <w:r>
        <w:rPr>
          <w:rFonts w:hint="eastAsia" w:ascii="黑体" w:hAnsi="黑体" w:eastAsia="黑体" w:cs="黑体"/>
          <w:sz w:val="28"/>
          <w:szCs w:val="28"/>
        </w:rPr>
        <w:t>7.1本文工作总结</w:t>
      </w:r>
      <w:bookmarkEnd w:id="77"/>
    </w:p>
    <w:p w14:paraId="02FB41CC">
      <w:pPr>
        <w:spacing w:line="400" w:lineRule="exact"/>
        <w:ind w:firstLine="480" w:firstLineChars="200"/>
        <w:rPr>
          <w:sz w:val="24"/>
        </w:rPr>
      </w:pPr>
      <w:r>
        <w:rPr>
          <w:rFonts w:hint="eastAsia"/>
          <w:sz w:val="24"/>
        </w:rPr>
        <w:t>本课题构建了一个面向大模型交易行为模拟的复合系统：本系统搭建了真实股票行情与链上代币博弈两种场景，实现了多Agent的并发决策、工具调用与资产结算的完整闭环。其核心工作可概括为以下三点：</w:t>
      </w:r>
    </w:p>
    <w:p w14:paraId="7C17DC96">
      <w:pPr>
        <w:spacing w:line="400" w:lineRule="exact"/>
        <w:ind w:firstLine="480" w:firstLineChars="200"/>
        <w:rPr>
          <w:sz w:val="24"/>
        </w:rPr>
      </w:pPr>
      <w:r>
        <w:rPr>
          <w:rFonts w:hint="eastAsia"/>
          <w:sz w:val="24"/>
        </w:rPr>
        <w:t>其一，深度集成LangChain4j框架与SpringBoot脚手架，以@Tool注解将Java方法提供给Agent使用，并用AiServices代理封装各种模型，使不同厂家的大模型能够在Java生态下调用统一的工具接口并行运作。</w:t>
      </w:r>
    </w:p>
    <w:p w14:paraId="3A767083">
      <w:pPr>
        <w:spacing w:line="400" w:lineRule="exact"/>
        <w:ind w:firstLine="480" w:firstLineChars="200"/>
        <w:rPr>
          <w:sz w:val="24"/>
        </w:rPr>
      </w:pPr>
      <w:r>
        <w:rPr>
          <w:rFonts w:hint="eastAsia"/>
          <w:sz w:val="24"/>
        </w:rPr>
        <w:t>其二，笔者设计了一套链下定价、链上交易的代币博弈机制。三种ERC-20代币的兑换价格由线性冲击公式驱动，该设计将GasFee、流动性深度等复杂变量从系统中剥离，使得笔者不用实现一整个uniswap交易所就能实现链上交易功能，也能够让用户更专注于Agent的推理过程。</w:t>
      </w:r>
    </w:p>
    <w:p w14:paraId="6CC73278">
      <w:pPr>
        <w:spacing w:line="400" w:lineRule="exact"/>
        <w:ind w:firstLine="480" w:firstLineChars="200"/>
        <w:rPr>
          <w:sz w:val="24"/>
        </w:rPr>
      </w:pPr>
      <w:r>
        <w:rPr>
          <w:rFonts w:hint="eastAsia"/>
          <w:sz w:val="24"/>
        </w:rPr>
        <w:t xml:space="preserve">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 </w:t>
      </w:r>
    </w:p>
    <w:p w14:paraId="30E8207A">
      <w:pPr>
        <w:pStyle w:val="11"/>
        <w:outlineLvl w:val="1"/>
        <w:rPr>
          <w:rFonts w:ascii="黑体" w:eastAsia="黑体"/>
          <w:sz w:val="30"/>
        </w:rPr>
      </w:pPr>
      <w:bookmarkStart w:id="78" w:name="_Toc17846"/>
      <w:r>
        <w:rPr>
          <w:rFonts w:hint="eastAsia" w:ascii="黑体" w:eastAsia="黑体"/>
          <w:sz w:val="30"/>
        </w:rPr>
        <w:t>7.2 不足与改进方向</w:t>
      </w:r>
      <w:bookmarkEnd w:id="78"/>
    </w:p>
    <w:p w14:paraId="5432BDF6">
      <w:pPr>
        <w:spacing w:line="400" w:lineRule="exact"/>
        <w:ind w:firstLine="480" w:firstLineChars="200"/>
        <w:rPr>
          <w:sz w:val="24"/>
        </w:rPr>
      </w:pPr>
      <w:r>
        <w:rPr>
          <w:rFonts w:hint="eastAsia"/>
          <w:sz w:val="24"/>
        </w:rPr>
        <w:t>现在的系统仍然存在着几项实质性的局限，这些局限点都会影响模拟交易的表现与可推广性。</w:t>
      </w:r>
    </w:p>
    <w:p w14:paraId="39AE77CF">
      <w:pPr>
        <w:spacing w:line="400" w:lineRule="exact"/>
        <w:ind w:firstLine="480" w:firstLineChars="200"/>
        <w:rPr>
          <w:sz w:val="24"/>
        </w:rPr>
      </w:pPr>
      <w:r>
        <w:rPr>
          <w:rFonts w:hint="eastAsia"/>
          <w:sz w:val="24"/>
        </w:rPr>
        <w:t>行情数据的局限。Alpha Vantage的免费API存在限额的情况，无法支撑真实场景下的高频调用，且股票列表配置在本地，不支持动态扩展。后续笔者会调研更多数据源厂商或按需购买API资源，并且将本地配置迭代至线上的配置中心，实现在线扩展股票列表和其他配置。</w:t>
      </w:r>
    </w:p>
    <w:p w14:paraId="75371A2F">
      <w:pPr>
        <w:spacing w:line="400" w:lineRule="exact"/>
        <w:ind w:firstLine="480" w:firstLineChars="200"/>
        <w:rPr>
          <w:sz w:val="24"/>
        </w:rPr>
      </w:pPr>
      <w:r>
        <w:rPr>
          <w:rFonts w:hint="eastAsia"/>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5DF4830B">
      <w:pPr>
        <w:spacing w:line="400" w:lineRule="exact"/>
        <w:ind w:firstLine="480" w:firstLineChars="200"/>
        <w:rPr>
          <w:sz w:val="24"/>
        </w:rPr>
      </w:pPr>
      <w:r>
        <w:rPr>
          <w:rFonts w:hint="eastAsia"/>
          <w:sz w:val="24"/>
        </w:rPr>
        <w:t>工具集较为单一。当前Agent仅能够通过观测k线图，调用最简单的buy/sell功能，而在真实市场中，往往有很多数据之外的信息能够成为交易决策的重要参考，这些信息同样也是Agent重要的博弈因素。所以笔者后续计划引入更多种类的工具，比如：新闻查询工具、情绪分析工具等等，并且对Agent在信息权限和工具集上进行差异化配置，以呈现出工具和信息差对决策的关键作用。</w:t>
      </w:r>
    </w:p>
    <w:p w14:paraId="08543483">
      <w:pPr>
        <w:spacing w:line="400" w:lineRule="exact"/>
        <w:ind w:firstLine="480" w:firstLineChars="200"/>
        <w:rPr>
          <w:sz w:val="24"/>
        </w:rPr>
      </w:pPr>
      <w:r>
        <w:rPr>
          <w:rFonts w:hint="eastAsia"/>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216F2E34">
      <w:pPr>
        <w:spacing w:line="400" w:lineRule="exact"/>
        <w:ind w:firstLine="480" w:firstLineChars="200"/>
        <w:rPr>
          <w:sz w:val="24"/>
        </w:rPr>
      </w:pPr>
      <w:r>
        <w:rPr>
          <w:rFonts w:hint="eastAsia"/>
          <w:sz w:val="24"/>
        </w:rPr>
        <w:t>上述不足指明了本系统从“可用”向“可靠”演进的努力方向。后续若能继续迭代，本系统有望为大语言模型运用在金融场景的最佳实践。</w:t>
      </w:r>
    </w:p>
    <w:p w14:paraId="414C459A">
      <w:pPr>
        <w:spacing w:line="400" w:lineRule="exact"/>
        <w:rPr>
          <w:rFonts w:hint="eastAsia" w:ascii="宋体" w:hAnsi="宋体"/>
        </w:rPr>
        <w:sectPr>
          <w:headerReference r:id="rId21" w:type="default"/>
          <w:pgSz w:w="11906" w:h="16838"/>
          <w:pgMar w:top="1701" w:right="1418" w:bottom="1418" w:left="1418" w:header="907" w:footer="851" w:gutter="567"/>
          <w:cols w:space="720" w:num="1"/>
          <w:docGrid w:type="lines" w:linePitch="312" w:charSpace="0"/>
        </w:sectPr>
      </w:pPr>
    </w:p>
    <w:p w14:paraId="2616EE14">
      <w:pPr>
        <w:jc w:val="center"/>
        <w:rPr>
          <w:rFonts w:ascii="黑体" w:eastAsia="黑体"/>
          <w:sz w:val="32"/>
          <w:szCs w:val="32"/>
        </w:rPr>
      </w:pPr>
      <w:bookmarkStart w:id="79" w:name="_Toc498760167"/>
      <w:bookmarkStart w:id="80" w:name="_Toc498095667"/>
      <w:bookmarkStart w:id="81" w:name="_Toc498921861"/>
      <w:r>
        <w:rPr>
          <w:rFonts w:hint="eastAsia" w:ascii="黑体" w:eastAsia="黑体"/>
          <w:sz w:val="32"/>
          <w:szCs w:val="32"/>
        </w:rPr>
        <w:t>参 考 文 献</w:t>
      </w:r>
      <w:bookmarkEnd w:id="79"/>
      <w:bookmarkEnd w:id="80"/>
      <w:bookmarkEnd w:id="81"/>
    </w:p>
    <w:p w14:paraId="58B83388">
      <w:pPr>
        <w:spacing w:line="400" w:lineRule="exact"/>
        <w:jc w:val="left"/>
        <w:rPr>
          <w:szCs w:val="21"/>
        </w:rPr>
      </w:pPr>
    </w:p>
    <w:p w14:paraId="2D9DC013">
      <w:pPr>
        <w:wordWrap w:val="0"/>
        <w:spacing w:line="400" w:lineRule="exact"/>
        <w:ind w:left="420" w:hanging="420" w:hangingChars="200"/>
        <w:jc w:val="left"/>
        <w:rPr>
          <w:szCs w:val="21"/>
        </w:rPr>
      </w:pPr>
      <w:r>
        <w:rPr>
          <w:rFonts w:hint="eastAsia"/>
          <w:szCs w:val="21"/>
        </w:rPr>
        <w:t>[1] Hedge funds battle to turn ChatGPT from intern to analyst[N/OL]. Bloomberg, 2024 [2026-05-04]. https://www.ndtvprofit.com/technology/hedge-funds-battle-to-turn-chatgpt-from-intern-to-analyst-9991449.</w:t>
      </w:r>
    </w:p>
    <w:p w14:paraId="17DE6050">
      <w:pPr>
        <w:wordWrap w:val="0"/>
        <w:spacing w:line="400" w:lineRule="exact"/>
        <w:ind w:left="420" w:hanging="420" w:hangingChars="200"/>
        <w:jc w:val="left"/>
        <w:rPr>
          <w:szCs w:val="21"/>
        </w:rPr>
      </w:pPr>
      <w:r>
        <w:rPr>
          <w:rFonts w:hint="eastAsia"/>
          <w:szCs w:val="21"/>
        </w:rPr>
        <w:t>[2] EVANS B. Bridgewater starts $2 billion fund that uses machine learning for decision-making and will include models from OpenAI, Anthropic and Perplexity[N/OL]. Fortune, 2024-07-01 [2026-05-04].https://fortune.com/2024/07/01/bridgewater-2-billion-fund-machine-learning-decision-making-openai-anthropic-perplexity/.</w:t>
      </w:r>
    </w:p>
    <w:p w14:paraId="49219482">
      <w:pPr>
        <w:wordWrap w:val="0"/>
        <w:spacing w:line="400" w:lineRule="exact"/>
        <w:ind w:left="420" w:hanging="420" w:hangingChars="200"/>
        <w:jc w:val="left"/>
        <w:rPr>
          <w:szCs w:val="21"/>
        </w:rPr>
      </w:pPr>
      <w:r>
        <w:rPr>
          <w:rFonts w:hint="eastAsia"/>
          <w:szCs w:val="21"/>
        </w:rPr>
        <w:t>[3] SON H. JPMorgan is developing a ChatGPT-like AI service that gives investment advice[N/OL]. CNBC, 2023-05-25[2026-05-04]. https://www.cnbc.com/2023/05/25/jpmorgan-develops-a-chatgpt-like-ai-service-that-gives-investment-advice.html.</w:t>
      </w:r>
    </w:p>
    <w:p w14:paraId="284B28F4">
      <w:pPr>
        <w:wordWrap w:val="0"/>
        <w:spacing w:line="400" w:lineRule="exact"/>
        <w:ind w:left="420" w:hanging="420" w:hangingChars="200"/>
        <w:jc w:val="left"/>
        <w:rPr>
          <w:szCs w:val="21"/>
        </w:rPr>
      </w:pPr>
      <w:r>
        <w:rPr>
          <w:rFonts w:hint="eastAsia"/>
          <w:szCs w:val="21"/>
        </w:rPr>
        <w:t>[4] BLOCKWORKS. The 5 biggest DeFi hacks of 2023[EB/OL]. (2023-12-22) [2026-05-04]. https://blockworks.co/news/biggest-defi-hacks-2023.</w:t>
      </w:r>
    </w:p>
    <w:p w14:paraId="666ED76E">
      <w:pPr>
        <w:wordWrap w:val="0"/>
        <w:spacing w:line="400" w:lineRule="exact"/>
        <w:ind w:left="420" w:hanging="420" w:hangingChars="200"/>
        <w:jc w:val="left"/>
        <w:rPr>
          <w:szCs w:val="21"/>
        </w:rPr>
      </w:pPr>
      <w:r>
        <w:rPr>
          <w:rFonts w:hint="eastAsia"/>
          <w:szCs w:val="21"/>
        </w:rPr>
        <w:t>[5] YANG H, LIU X Y, WANG C D. FinGPT: open-source financial large language models[EB/OL]. arXiv:2306.06031, 2023 [2026-05-04]. https://arxiv.org/abs/2306.06031.</w:t>
      </w:r>
    </w:p>
    <w:p w14:paraId="454B790B">
      <w:pPr>
        <w:wordWrap w:val="0"/>
        <w:spacing w:line="400" w:lineRule="exact"/>
        <w:ind w:left="420" w:hanging="420" w:hangingChars="200"/>
        <w:jc w:val="left"/>
        <w:rPr>
          <w:szCs w:val="21"/>
        </w:rPr>
      </w:pPr>
      <w:r>
        <w:rPr>
          <w:rFonts w:hint="eastAsia"/>
          <w:szCs w:val="21"/>
        </w:rPr>
        <w:t>[6] LI Y, YU Y, LI H, et al. TradingGPT: multi-agent system with layered memory and distinct characters for enhanced financial trading performance[EB/OL]. arXiv:2309.03736, 2023 [2026-05-04]. https://arxiv.org/abs/2309.03736.</w:t>
      </w:r>
    </w:p>
    <w:p w14:paraId="7B6F6BEA">
      <w:pPr>
        <w:wordWrap w:val="0"/>
        <w:spacing w:line="400" w:lineRule="exact"/>
        <w:ind w:left="420" w:hanging="420" w:hangingChars="200"/>
        <w:jc w:val="left"/>
        <w:rPr>
          <w:szCs w:val="21"/>
        </w:rPr>
      </w:pPr>
      <w:r>
        <w:rPr>
          <w:rFonts w:hint="eastAsia"/>
          <w:szCs w:val="21"/>
        </w:rPr>
        <w:t>[7] JAVARE P, ROY S. SlipSwap: reduce the slippage that is incurred during the swap of tokens using algorithmic analysis[C]//2021 23rd ACM/IEEE International Workshop on System Level Interconnect Prediction (SLIP). Rotterdam: IEEE, 2021.</w:t>
      </w:r>
    </w:p>
    <w:p w14:paraId="7C8BF6CD">
      <w:pPr>
        <w:wordWrap w:val="0"/>
        <w:spacing w:line="400" w:lineRule="exact"/>
        <w:ind w:left="420" w:hanging="420" w:hangingChars="200"/>
        <w:jc w:val="left"/>
        <w:rPr>
          <w:szCs w:val="21"/>
        </w:rPr>
      </w:pPr>
      <w:r>
        <w:rPr>
          <w:rFonts w:hint="eastAsia"/>
          <w:szCs w:val="21"/>
        </w:rPr>
        <w:t>[8] 何杉杉, 周雅兰, 郭宇阳. 基于LSTM和DDPG的股票交易决策算法[J/OL]. 南京大学学报(自然科学)，2024，60(6)：940-953 [2026-05-04]. DOI:10.13232/j.cnki.jnju.2024.06.006.</w:t>
      </w:r>
    </w:p>
    <w:p w14:paraId="20880DFC">
      <w:pPr>
        <w:wordWrap w:val="0"/>
        <w:spacing w:line="400" w:lineRule="exact"/>
        <w:ind w:left="420" w:hanging="420" w:hangingChars="200"/>
        <w:jc w:val="left"/>
        <w:rPr>
          <w:szCs w:val="21"/>
        </w:rPr>
      </w:pPr>
      <w:r>
        <w:rPr>
          <w:rFonts w:hint="eastAsia"/>
          <w:szCs w:val="21"/>
        </w:rPr>
        <w:t>[9] Pivotal Software. Spring Boot documentation[EB/OL]. [2026-05-04]. https://spring.io/projects/spring-boot.</w:t>
      </w:r>
    </w:p>
    <w:p w14:paraId="1E8D4B99">
      <w:pPr>
        <w:wordWrap w:val="0"/>
        <w:spacing w:line="400" w:lineRule="exact"/>
        <w:ind w:left="420" w:hanging="420" w:hangingChars="200"/>
        <w:jc w:val="left"/>
        <w:rPr>
          <w:szCs w:val="21"/>
        </w:rPr>
      </w:pPr>
      <w:r>
        <w:rPr>
          <w:rFonts w:hint="eastAsia"/>
          <w:szCs w:val="21"/>
        </w:rPr>
        <w:t>[10] YOU Y X. Vue 3 documentation[EB/OL]. [2026-05-04]. https://vuejs.org/.</w:t>
      </w:r>
    </w:p>
    <w:p w14:paraId="2D99F843">
      <w:pPr>
        <w:wordWrap w:val="0"/>
        <w:spacing w:line="400" w:lineRule="exact"/>
        <w:ind w:left="420" w:hanging="420" w:hangingChars="200"/>
        <w:jc w:val="left"/>
        <w:rPr>
          <w:szCs w:val="21"/>
        </w:rPr>
      </w:pPr>
      <w:r>
        <w:rPr>
          <w:rFonts w:hint="eastAsia"/>
          <w:szCs w:val="21"/>
        </w:rPr>
        <w:t>[11] Alpha Vantage Inc. Alpha Vantage API documentation[EB/OL]. [2026-05-04]. https://www.alphavantage.co/documentation/.</w:t>
      </w:r>
    </w:p>
    <w:p w14:paraId="06D5E75A">
      <w:pPr>
        <w:wordWrap w:val="0"/>
        <w:spacing w:line="400" w:lineRule="exact"/>
        <w:ind w:left="420" w:hanging="420" w:hangingChars="200"/>
        <w:jc w:val="left"/>
        <w:rPr>
          <w:szCs w:val="21"/>
        </w:rPr>
      </w:pPr>
      <w:r>
        <w:rPr>
          <w:rFonts w:hint="eastAsia"/>
          <w:szCs w:val="21"/>
        </w:rPr>
        <w:t>[12] LangChain4j. LangChain4j documentation[EB/OL]. [2026-05-04]. https://docs.langchain4j.dev/.</w:t>
      </w:r>
    </w:p>
    <w:p w14:paraId="57192656">
      <w:pPr>
        <w:wordWrap w:val="0"/>
        <w:spacing w:line="400" w:lineRule="exact"/>
        <w:ind w:left="420" w:hanging="420" w:hangingChars="200"/>
        <w:jc w:val="left"/>
        <w:rPr>
          <w:szCs w:val="21"/>
        </w:rPr>
      </w:pPr>
      <w:r>
        <w:rPr>
          <w:rFonts w:hint="eastAsia"/>
          <w:szCs w:val="21"/>
        </w:rPr>
        <w:t>[13] VOGELSTELLER F, BUTERIN V. ERC-20: token standard[EB/OL]. Ethereum Improvement Proposals, no. 20, 2015-11-19 [2026-05-04]. https://eips.ethereum.org/EIPS/eip-20.</w:t>
      </w:r>
    </w:p>
    <w:p w14:paraId="7AE08562">
      <w:pPr>
        <w:wordWrap w:val="0"/>
        <w:spacing w:line="400" w:lineRule="exact"/>
        <w:ind w:left="420" w:hanging="420" w:hangingChars="200"/>
        <w:jc w:val="left"/>
        <w:rPr>
          <w:szCs w:val="21"/>
        </w:rPr>
      </w:pPr>
      <w:r>
        <w:rPr>
          <w:rFonts w:hint="eastAsia"/>
          <w:szCs w:val="21"/>
        </w:rPr>
        <w:t>[14] Web3j. Web3j documentation[EB/OL]. [2026-05-04]. https://docs.web3j.io/.</w:t>
      </w:r>
    </w:p>
    <w:p w14:paraId="126A0022">
      <w:pPr>
        <w:wordWrap w:val="0"/>
        <w:spacing w:line="400" w:lineRule="exact"/>
        <w:ind w:left="420" w:hanging="420" w:hangingChars="200"/>
        <w:jc w:val="left"/>
        <w:rPr>
          <w:szCs w:val="21"/>
        </w:rPr>
      </w:pPr>
      <w:r>
        <w:rPr>
          <w:rFonts w:hint="eastAsia"/>
          <w:szCs w:val="21"/>
        </w:rPr>
        <w:t>[15] Truffle Suite. Ganache documentation[EB/OL]. [2026-05-04]. https://trufflesuite.com/docs/ganache/.</w:t>
      </w:r>
    </w:p>
    <w:p w14:paraId="0793D1D3">
      <w:pPr>
        <w:wordWrap w:val="0"/>
        <w:spacing w:line="400" w:lineRule="exact"/>
        <w:ind w:left="420" w:hanging="420" w:hangingChars="200"/>
        <w:jc w:val="left"/>
        <w:rPr>
          <w:szCs w:val="21"/>
        </w:rPr>
      </w:pPr>
      <w:r>
        <w:rPr>
          <w:rFonts w:hint="eastAsia"/>
          <w:szCs w:val="21"/>
        </w:rPr>
        <w:t>[16] The Apache Software Foundation. Apache Commons Math user guide[EB/OL]. [2026-05-04]. https://commons.apache.org/proper/commons-math/.</w:t>
      </w:r>
    </w:p>
    <w:p w14:paraId="4CE54B57">
      <w:pPr>
        <w:wordWrap w:val="0"/>
        <w:spacing w:line="400" w:lineRule="exact"/>
        <w:ind w:left="420" w:hanging="420" w:hangingChars="200"/>
        <w:jc w:val="left"/>
        <w:rPr>
          <w:szCs w:val="21"/>
        </w:rPr>
      </w:pPr>
      <w:r>
        <w:rPr>
          <w:rFonts w:hint="eastAsia"/>
          <w:szCs w:val="21"/>
        </w:rPr>
        <w:t>[17] OpenAI. GPT-4o mini model documentation[EB/OL]. [2026-05-04]. https://platform.openai.com/docs/models/gpt-4o-mini.</w:t>
      </w:r>
    </w:p>
    <w:p w14:paraId="13883195">
      <w:pPr>
        <w:spacing w:line="400" w:lineRule="exact"/>
        <w:ind w:left="420" w:hanging="420" w:hangingChars="200"/>
        <w:jc w:val="left"/>
        <w:rPr>
          <w:szCs w:val="21"/>
        </w:rPr>
      </w:pPr>
    </w:p>
    <w:p w14:paraId="6AE2E6F6">
      <w:pPr>
        <w:spacing w:line="400" w:lineRule="exact"/>
        <w:jc w:val="left"/>
        <w:sectPr>
          <w:headerReference r:id="rId22" w:type="default"/>
          <w:pgSz w:w="11906" w:h="16838"/>
          <w:pgMar w:top="1701" w:right="1418" w:bottom="1418" w:left="1418" w:header="907" w:footer="851" w:gutter="567"/>
          <w:cols w:space="720" w:num="1"/>
          <w:docGrid w:type="lines" w:linePitch="312" w:charSpace="0"/>
        </w:sectPr>
      </w:pPr>
    </w:p>
    <w:p w14:paraId="1DC3504C">
      <w:pPr>
        <w:spacing w:line="400" w:lineRule="exact"/>
        <w:jc w:val="left"/>
        <w:rPr>
          <w:rFonts w:hint="eastAsia" w:ascii="宋体" w:hAnsi="宋体"/>
          <w:sz w:val="24"/>
        </w:rPr>
      </w:pPr>
    </w:p>
    <w:p w14:paraId="68EC40DC">
      <w:pPr>
        <w:spacing w:line="400" w:lineRule="exact"/>
        <w:jc w:val="center"/>
        <w:outlineLvl w:val="0"/>
        <w:rPr>
          <w:rFonts w:hint="eastAsia" w:ascii="黑体" w:hAnsi="黑体" w:eastAsia="黑体"/>
          <w:sz w:val="32"/>
          <w:szCs w:val="32"/>
        </w:rPr>
      </w:pPr>
      <w:bookmarkStart w:id="82" w:name="_Toc9251"/>
      <w:r>
        <w:rPr>
          <w:rFonts w:hint="eastAsia" w:ascii="黑体" w:hAnsi="黑体" w:eastAsia="黑体"/>
          <w:sz w:val="32"/>
          <w:szCs w:val="32"/>
        </w:rPr>
        <w:t>致  谢</w:t>
      </w:r>
      <w:bookmarkEnd w:id="82"/>
    </w:p>
    <w:p w14:paraId="4A811C2D">
      <w:pPr>
        <w:spacing w:line="400" w:lineRule="exact"/>
        <w:jc w:val="center"/>
        <w:outlineLvl w:val="0"/>
        <w:rPr>
          <w:rFonts w:hint="eastAsia" w:ascii="黑体" w:hAnsi="黑体" w:eastAsia="黑体"/>
          <w:sz w:val="32"/>
          <w:szCs w:val="32"/>
        </w:rPr>
      </w:pPr>
    </w:p>
    <w:p w14:paraId="5622C589">
      <w:pPr>
        <w:spacing w:line="400" w:lineRule="exact"/>
        <w:ind w:firstLine="480" w:firstLineChars="200"/>
        <w:jc w:val="left"/>
        <w:rPr>
          <w:rFonts w:hint="eastAsia" w:ascii="宋体" w:hAnsi="宋体"/>
          <w:sz w:val="24"/>
        </w:rPr>
      </w:pPr>
      <w:r>
        <w:rPr>
          <w:rFonts w:hint="eastAsia" w:ascii="宋体" w:hAnsi="宋体"/>
          <w:sz w:val="24"/>
        </w:rPr>
        <w:t>时光荏苒，大学四年的学习即将落下帷幕。本毕业设计的完成，不仅是对我大学四年所学的总结，更离不开在此期间给予我帮助的和支持的老师、同学和家人。</w:t>
      </w:r>
    </w:p>
    <w:p w14:paraId="0F00F4C9">
      <w:pPr>
        <w:spacing w:line="400" w:lineRule="exact"/>
        <w:ind w:firstLine="480" w:firstLineChars="200"/>
        <w:jc w:val="left"/>
        <w:rPr>
          <w:rFonts w:hint="eastAsia" w:ascii="宋体" w:hAnsi="宋体" w:cs="宋体"/>
          <w:sz w:val="24"/>
        </w:rPr>
      </w:pPr>
      <w:r>
        <w:rPr>
          <w:rFonts w:hint="eastAsia" w:ascii="宋体" w:hAnsi="宋体"/>
          <w:sz w:val="24"/>
        </w:rPr>
        <w:t>首先我要真挚感谢我的指导老师桑军，</w:t>
      </w:r>
      <w:r>
        <w:rPr>
          <w:rFonts w:ascii="宋体" w:hAnsi="宋体" w:cs="宋体"/>
          <w:sz w:val="24"/>
        </w:rPr>
        <w:t>在论文的选题与撰写过程中</w:t>
      </w:r>
      <w:r>
        <w:rPr>
          <w:rFonts w:hint="eastAsia" w:ascii="宋体" w:hAnsi="宋体" w:cs="宋体"/>
          <w:sz w:val="24"/>
        </w:rPr>
        <w:t>，桑军</w:t>
      </w:r>
      <w:r>
        <w:rPr>
          <w:rFonts w:ascii="宋体" w:hAnsi="宋体" w:cs="宋体"/>
          <w:sz w:val="24"/>
        </w:rPr>
        <w:t>老师给予了宏观方向上的建议。其严谨的学术作风和对专业领域的深刻理解，为我开展系统研发工作提供了重要的参考。在此，向老师表达诚挚的敬意</w:t>
      </w:r>
      <w:r>
        <w:rPr>
          <w:rFonts w:hint="eastAsia" w:ascii="宋体" w:hAnsi="宋体" w:cs="宋体"/>
          <w:sz w:val="24"/>
        </w:rPr>
        <w:t>。</w:t>
      </w:r>
    </w:p>
    <w:p w14:paraId="32BB7898">
      <w:pPr>
        <w:spacing w:line="400" w:lineRule="exact"/>
        <w:ind w:firstLine="480" w:firstLineChars="200"/>
        <w:jc w:val="left"/>
        <w:rPr>
          <w:rFonts w:hint="eastAsia" w:ascii="宋体" w:hAnsi="宋体" w:cs="宋体"/>
          <w:sz w:val="24"/>
        </w:rPr>
      </w:pPr>
      <w:r>
        <w:rPr>
          <w:rFonts w:hint="eastAsia" w:ascii="宋体" w:hAnsi="宋体" w:cs="宋体"/>
          <w:sz w:val="24"/>
        </w:rPr>
        <w:t>其次，我要感谢我的同学们，他们在我专业知识学习和就业方向上起到了非常大的帮助，我们共同探讨技术难题，大家的建议帮助我克服工作中的困难。</w:t>
      </w:r>
    </w:p>
    <w:p w14:paraId="5D0E3430">
      <w:pPr>
        <w:spacing w:line="400" w:lineRule="exact"/>
        <w:ind w:firstLine="480" w:firstLineChars="200"/>
        <w:jc w:val="left"/>
        <w:rPr>
          <w:rFonts w:hint="eastAsia" w:ascii="宋体" w:hAnsi="宋体" w:cs="宋体"/>
          <w:sz w:val="24"/>
          <w:lang w:val="en-IE"/>
        </w:rPr>
      </w:pPr>
      <w:r>
        <w:rPr>
          <w:rFonts w:hint="eastAsia" w:ascii="宋体" w:hAnsi="宋体" w:cs="宋体"/>
          <w:sz w:val="24"/>
        </w:rPr>
        <w:t>最后我要向我的家人表达最深切的谢意。</w:t>
      </w:r>
      <w:r>
        <w:rPr>
          <w:rFonts w:ascii="宋体" w:hAnsi="宋体" w:cs="宋体"/>
          <w:sz w:val="24"/>
        </w:rPr>
        <w:t>感谢</w:t>
      </w:r>
      <w:r>
        <w:rPr>
          <w:rFonts w:hint="eastAsia" w:ascii="宋体" w:hAnsi="宋体" w:cs="宋体"/>
          <w:sz w:val="24"/>
        </w:rPr>
        <w:t>你们从我幼时起就</w:t>
      </w:r>
      <w:r>
        <w:rPr>
          <w:rFonts w:ascii="宋体" w:hAnsi="宋体" w:cs="宋体"/>
          <w:sz w:val="24"/>
        </w:rPr>
        <w:t>在学业上无条件</w:t>
      </w:r>
      <w:r>
        <w:rPr>
          <w:rFonts w:hint="eastAsia" w:ascii="宋体" w:hAnsi="宋体" w:cs="宋体"/>
          <w:sz w:val="24"/>
        </w:rPr>
        <w:t>地</w:t>
      </w:r>
      <w:r>
        <w:rPr>
          <w:rFonts w:ascii="宋体" w:hAnsi="宋体" w:cs="宋体"/>
          <w:sz w:val="24"/>
        </w:rPr>
        <w:t>支持与理解</w:t>
      </w:r>
      <w:r>
        <w:rPr>
          <w:rFonts w:hint="eastAsia" w:ascii="宋体" w:hAnsi="宋体" w:cs="宋体"/>
          <w:sz w:val="24"/>
        </w:rPr>
        <w:t>我</w:t>
      </w:r>
      <w:r>
        <w:rPr>
          <w:rFonts w:ascii="宋体" w:hAnsi="宋体" w:cs="宋体"/>
          <w:sz w:val="24"/>
        </w:rPr>
        <w:t>，让我能够全身心地投入到学习中</w:t>
      </w:r>
      <w:r>
        <w:rPr>
          <w:rFonts w:hint="eastAsia" w:ascii="宋体" w:hAnsi="宋体" w:cs="宋体"/>
          <w:sz w:val="24"/>
        </w:rPr>
        <w:t>；感谢你们在我本科期间，支持我选择的职业道路，相信我的决定。</w:t>
      </w:r>
    </w:p>
    <w:p w14:paraId="04F4EE88">
      <w:pPr>
        <w:spacing w:line="400" w:lineRule="exact"/>
        <w:ind w:firstLine="480" w:firstLineChars="200"/>
        <w:jc w:val="left"/>
        <w:rPr>
          <w:rFonts w:hint="eastAsia" w:ascii="宋体" w:hAnsi="宋体" w:cs="宋体"/>
          <w:sz w:val="24"/>
        </w:rPr>
      </w:pPr>
      <w:r>
        <w:rPr>
          <w:rFonts w:ascii="宋体" w:hAnsi="宋体" w:cs="宋体"/>
          <w:sz w:val="24"/>
        </w:rPr>
        <w:t>由于本人水平有限，论文中难免存在疏漏之处，恳请各位评审老师批评指正</w:t>
      </w:r>
      <w:r>
        <w:rPr>
          <w:rFonts w:hint="eastAsia" w:ascii="宋体" w:hAnsi="宋体" w:cs="宋体"/>
          <w:sz w:val="24"/>
        </w:rPr>
        <w:t>。</w:t>
      </w:r>
    </w:p>
    <w:p w14:paraId="436F89C2">
      <w:pPr>
        <w:spacing w:line="400" w:lineRule="exact"/>
        <w:jc w:val="left"/>
        <w:rPr>
          <w:rFonts w:hint="eastAsia" w:ascii="宋体" w:hAnsi="宋体"/>
          <w:sz w:val="24"/>
        </w:rPr>
      </w:pPr>
    </w:p>
    <w:p w14:paraId="2904B3B7">
      <w:pPr>
        <w:spacing w:line="400" w:lineRule="exact"/>
        <w:jc w:val="left"/>
        <w:rPr>
          <w:rFonts w:hint="eastAsia" w:ascii="宋体" w:hAnsi="宋体"/>
          <w:sz w:val="24"/>
        </w:rPr>
      </w:pPr>
    </w:p>
    <w:p w14:paraId="346F3DF6">
      <w:pPr>
        <w:spacing w:line="400" w:lineRule="exact"/>
        <w:jc w:val="left"/>
        <w:rPr>
          <w:rFonts w:hint="eastAsia" w:ascii="宋体" w:hAnsi="宋体"/>
          <w:sz w:val="24"/>
        </w:rPr>
      </w:pPr>
    </w:p>
    <w:p w14:paraId="2AA8CEF9">
      <w:pPr>
        <w:spacing w:line="400" w:lineRule="exact"/>
        <w:jc w:val="left"/>
        <w:sectPr>
          <w:headerReference r:id="rId23" w:type="default"/>
          <w:pgSz w:w="11906" w:h="16838"/>
          <w:pgMar w:top="1701" w:right="1418" w:bottom="1418" w:left="1418" w:header="907" w:footer="851" w:gutter="567"/>
          <w:cols w:space="720" w:num="1"/>
          <w:docGrid w:type="lines" w:linePitch="312" w:charSpace="0"/>
        </w:sectPr>
      </w:pPr>
      <w:r>
        <w:rPr>
          <w:rFonts w:hint="eastAsia"/>
        </w:rPr>
        <w:t xml:space="preserve">   </w:t>
      </w:r>
    </w:p>
    <w:p w14:paraId="291900AC">
      <w:pPr>
        <w:spacing w:line="400" w:lineRule="exact"/>
      </w:pPr>
    </w:p>
    <w:p w14:paraId="3F3B94A3">
      <w:pPr>
        <w:spacing w:line="400" w:lineRule="exact"/>
        <w:jc w:val="center"/>
        <w:outlineLvl w:val="0"/>
        <w:rPr>
          <w:rFonts w:hint="eastAsia" w:ascii="黑体" w:hAnsi="黑体" w:eastAsia="黑体"/>
          <w:sz w:val="32"/>
          <w:szCs w:val="32"/>
        </w:rPr>
      </w:pPr>
      <w:bookmarkStart w:id="83" w:name="_Toc11868"/>
      <w:r>
        <w:rPr>
          <w:rFonts w:hint="eastAsia" w:ascii="黑体" w:hAnsi="黑体" w:eastAsia="黑体"/>
          <w:sz w:val="32"/>
          <w:szCs w:val="32"/>
        </w:rPr>
        <w:t>原创性声明</w:t>
      </w:r>
      <w:bookmarkEnd w:id="83"/>
    </w:p>
    <w:p w14:paraId="6BC1F5FF">
      <w:pPr>
        <w:spacing w:line="400" w:lineRule="exact"/>
        <w:jc w:val="left"/>
        <w:rPr>
          <w:rFonts w:hint="eastAsia" w:ascii="黑体" w:hAnsi="黑体" w:eastAsia="黑体"/>
          <w:sz w:val="32"/>
          <w:szCs w:val="32"/>
        </w:rPr>
      </w:pPr>
    </w:p>
    <w:p w14:paraId="0B072E1A">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sz w:val="24"/>
          <w:u w:val="single"/>
        </w:rPr>
        <w:t xml:space="preserve">                                   </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2D8055AB">
      <w:pPr>
        <w:spacing w:line="400" w:lineRule="exact"/>
        <w:jc w:val="left"/>
        <w:rPr>
          <w:rFonts w:hint="eastAsia" w:ascii="宋体" w:hAnsi="宋体"/>
          <w:sz w:val="24"/>
        </w:rPr>
      </w:pPr>
    </w:p>
    <w:p w14:paraId="2F6339C5">
      <w:pPr>
        <w:spacing w:line="400" w:lineRule="exact"/>
        <w:jc w:val="left"/>
        <w:rPr>
          <w:rFonts w:hint="eastAsia" w:ascii="宋体" w:hAnsi="宋体"/>
          <w:sz w:val="24"/>
        </w:rPr>
      </w:pPr>
    </w:p>
    <w:p w14:paraId="0CABFA55">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3CAF5876">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DE16895">
      <w:pPr>
        <w:spacing w:line="600" w:lineRule="exact"/>
        <w:jc w:val="left"/>
        <w:rPr>
          <w:rFonts w:hint="eastAsia" w:ascii="宋体" w:hAnsi="宋体"/>
          <w:sz w:val="24"/>
        </w:rPr>
      </w:pPr>
    </w:p>
    <w:p w14:paraId="3B75DB12">
      <w:pPr>
        <w:spacing w:line="400" w:lineRule="exact"/>
        <w:jc w:val="left"/>
        <w:rPr>
          <w:rFonts w:hint="eastAsia" w:ascii="宋体" w:hAnsi="宋体"/>
          <w:sz w:val="24"/>
        </w:rPr>
      </w:pPr>
    </w:p>
    <w:p w14:paraId="33620B32">
      <w:pPr>
        <w:spacing w:line="400" w:lineRule="exact"/>
        <w:jc w:val="left"/>
        <w:rPr>
          <w:rFonts w:hint="eastAsia" w:ascii="宋体" w:hAnsi="宋体"/>
          <w:sz w:val="24"/>
        </w:rPr>
      </w:pPr>
    </w:p>
    <w:p w14:paraId="535445D8">
      <w:pPr>
        <w:spacing w:line="400" w:lineRule="exact"/>
        <w:jc w:val="center"/>
        <w:outlineLvl w:val="0"/>
        <w:rPr>
          <w:rFonts w:hint="eastAsia" w:ascii="黑体" w:hAnsi="黑体" w:eastAsia="黑体"/>
          <w:sz w:val="32"/>
          <w:szCs w:val="32"/>
        </w:rPr>
      </w:pPr>
      <w:bookmarkStart w:id="84" w:name="_Toc23334"/>
      <w:r>
        <w:rPr>
          <w:rFonts w:hint="eastAsia" w:ascii="黑体" w:hAnsi="黑体" w:eastAsia="黑体"/>
          <w:sz w:val="32"/>
          <w:szCs w:val="32"/>
        </w:rPr>
        <w:t>使用授权书</w:t>
      </w:r>
      <w:bookmarkEnd w:id="84"/>
    </w:p>
    <w:p w14:paraId="630850A6">
      <w:pPr>
        <w:spacing w:line="400" w:lineRule="exact"/>
        <w:jc w:val="center"/>
        <w:rPr>
          <w:rFonts w:hint="eastAsia" w:ascii="黑体" w:hAnsi="黑体" w:eastAsia="黑体"/>
          <w:sz w:val="32"/>
          <w:szCs w:val="32"/>
        </w:rPr>
      </w:pPr>
    </w:p>
    <w:p w14:paraId="510AE0B2">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295AF830">
      <w:pPr>
        <w:spacing w:line="400" w:lineRule="exact"/>
        <w:jc w:val="left"/>
        <w:rPr>
          <w:rFonts w:hint="eastAsia" w:ascii="宋体" w:hAnsi="宋体"/>
          <w:sz w:val="24"/>
        </w:rPr>
      </w:pPr>
    </w:p>
    <w:p w14:paraId="21F01604">
      <w:pPr>
        <w:spacing w:line="400" w:lineRule="exact"/>
        <w:jc w:val="left"/>
        <w:rPr>
          <w:rFonts w:hint="eastAsia" w:ascii="宋体" w:hAnsi="宋体"/>
          <w:sz w:val="24"/>
        </w:rPr>
      </w:pPr>
      <w:r>
        <w:rPr>
          <w:rFonts w:hint="eastAsia" w:ascii="宋体" w:hAnsi="宋体"/>
          <w:sz w:val="24"/>
        </w:rPr>
        <w:t>本论文（设计）属于：</w:t>
      </w:r>
    </w:p>
    <w:p w14:paraId="1289635C">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BB573F9">
      <w:pPr>
        <w:spacing w:line="400" w:lineRule="exact"/>
        <w:ind w:firstLine="600" w:firstLineChars="250"/>
        <w:jc w:val="left"/>
        <w:rPr>
          <w:rFonts w:hint="eastAsia" w:ascii="宋体" w:hAnsi="宋体"/>
          <w:sz w:val="24"/>
        </w:rPr>
      </w:pPr>
      <w:r>
        <w:rPr>
          <w:rFonts w:hint="eastAsia" w:ascii="宋体" w:hAnsi="宋体"/>
          <w:sz w:val="24"/>
        </w:rPr>
        <w:t>不保密 □</w:t>
      </w:r>
    </w:p>
    <w:p w14:paraId="3B2EF019">
      <w:pPr>
        <w:spacing w:line="400" w:lineRule="exact"/>
        <w:jc w:val="left"/>
        <w:rPr>
          <w:rFonts w:hint="eastAsia" w:ascii="宋体" w:hAnsi="宋体"/>
          <w:sz w:val="24"/>
        </w:rPr>
      </w:pPr>
    </w:p>
    <w:p w14:paraId="12BDC45B">
      <w:pPr>
        <w:spacing w:line="400" w:lineRule="exact"/>
        <w:jc w:val="left"/>
        <w:rPr>
          <w:rFonts w:hint="eastAsia" w:ascii="宋体" w:hAnsi="宋体"/>
          <w:sz w:val="24"/>
        </w:rPr>
      </w:pPr>
    </w:p>
    <w:p w14:paraId="15227F4C">
      <w:pPr>
        <w:spacing w:line="600" w:lineRule="exact"/>
        <w:jc w:val="left"/>
        <w:rPr>
          <w:rFonts w:hint="eastAsia" w:ascii="宋体" w:hAnsi="宋体"/>
          <w:sz w:val="24"/>
          <w:u w:val="single"/>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指导教师签名：</w:t>
      </w:r>
      <w:r>
        <w:rPr>
          <w:rFonts w:hint="eastAsia" w:ascii="宋体" w:hAnsi="宋体"/>
          <w:sz w:val="24"/>
          <w:u w:val="single"/>
        </w:rPr>
        <w:t xml:space="preserve">               </w:t>
      </w:r>
    </w:p>
    <w:p w14:paraId="677A4ED7">
      <w:pPr>
        <w:spacing w:line="600" w:lineRule="exact"/>
        <w:jc w:val="left"/>
        <w:rPr>
          <w:rFonts w:hint="eastAsia" w:ascii="宋体" w:hAnsi="宋体"/>
          <w:sz w:val="24"/>
          <w:u w:val="single"/>
        </w:rPr>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p w14:paraId="5A2F6BD7">
      <w:pPr>
        <w:spacing w:line="400" w:lineRule="exact"/>
      </w:pPr>
    </w:p>
    <w:sectPr>
      <w:headerReference r:id="rId24" w:type="default"/>
      <w:footerReference r:id="rId25" w:type="default"/>
      <w:pgSz w:w="11906" w:h="16838"/>
      <w:pgMar w:top="1701" w:right="1418" w:bottom="1418" w:left="1418" w:header="907" w:footer="851" w:gutter="567"/>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un Sang" w:date="2026-05-13T11:57:00Z" w:initials="">
    <w:p w14:paraId="1A267F2B">
      <w:pPr>
        <w:pStyle w:val="7"/>
      </w:pPr>
      <w:r>
        <w:rPr>
          <w:rFonts w:hint="eastAsia"/>
        </w:rPr>
        <w:t>开会你不来，也不知道听了没有。论文题目要与系统中保持完全一致！！！</w:t>
      </w:r>
    </w:p>
    <w:p w14:paraId="70DBF235">
      <w:pPr>
        <w:pStyle w:val="7"/>
        <w:rPr>
          <w:rFonts w:hint="eastAsia"/>
        </w:rPr>
      </w:pPr>
      <w:r>
        <w:rPr>
          <w:rFonts w:hint="eastAsia"/>
        </w:rPr>
        <w:t>整篇论文全靠系统实现部分在凑篇幅，应该细化需求分析和设计部分。</w:t>
      </w:r>
    </w:p>
  </w:comment>
  <w:comment w:id="1" w:author="Jun Sang" w:date="2026-05-13T12:30:00Z" w:initials="">
    <w:p w14:paraId="6D6589E7">
      <w:pPr>
        <w:pStyle w:val="7"/>
      </w:pPr>
      <w:r>
        <w:rPr>
          <w:rFonts w:hint="eastAsia"/>
        </w:rPr>
        <w:t>这部分内容太简略。应该深入总结和分析国内外研究现状。</w:t>
      </w:r>
    </w:p>
  </w:comment>
  <w:comment w:id="2" w:author="Jun Sang" w:date="2026-05-13T12:31:00Z" w:initials="">
    <w:p w14:paraId="7BE88317">
      <w:pPr>
        <w:pStyle w:val="7"/>
        <w:rPr>
          <w:rFonts w:hint="eastAsia"/>
        </w:rPr>
      </w:pPr>
      <w:r>
        <w:rPr>
          <w:rFonts w:hint="eastAsia"/>
        </w:rPr>
        <w:t>标题中最好有系统名称。不一定是全部，可以是主要名称。</w:t>
      </w:r>
    </w:p>
  </w:comment>
  <w:comment w:id="3" w:author="Jun Sang" w:date="2026-05-13T12:31:00Z" w:initials="">
    <w:p w14:paraId="3A3D3C4E">
      <w:pPr>
        <w:pStyle w:val="7"/>
      </w:pPr>
      <w:r>
        <w:rPr>
          <w:rFonts w:hint="eastAsia"/>
        </w:rPr>
        <w:t>角色呢？</w:t>
      </w:r>
    </w:p>
  </w:comment>
  <w:comment w:id="4" w:author="Jun Sang" w:date="2026-05-13T12:32:00Z" w:initials="">
    <w:p w14:paraId="25F9CB90">
      <w:pPr>
        <w:pStyle w:val="7"/>
      </w:pPr>
      <w:r>
        <w:rPr>
          <w:rFonts w:hint="eastAsia"/>
        </w:rPr>
        <w:t>给出角色用例图和用例描述。</w:t>
      </w:r>
    </w:p>
  </w:comment>
  <w:comment w:id="5" w:author="Jun Sang" w:date="2026-05-13T12:32:00Z" w:initials="">
    <w:p w14:paraId="466E8C52">
      <w:pPr>
        <w:pStyle w:val="7"/>
      </w:pPr>
      <w:r>
        <w:rPr>
          <w:rFonts w:hint="eastAsia"/>
        </w:rPr>
        <w:t>上一章你已经给了模块划分（照说应该在这里给出，上一章只提有哪些功能需求），这里应该是各个模块的设计，包括各种图示及相应的文字描述。</w:t>
      </w:r>
    </w:p>
  </w:comment>
  <w:comment w:id="6" w:author="Jun Sang" w:date="2026-05-13T12:34:00Z" w:initials="">
    <w:p w14:paraId="5A97134E">
      <w:pPr>
        <w:pStyle w:val="7"/>
        <w:rPr>
          <w:rFonts w:hint="eastAsia"/>
        </w:rPr>
      </w:pPr>
      <w:r>
        <w:rPr>
          <w:rFonts w:hint="eastAsia"/>
        </w:rPr>
        <w:t>数据表不是这样的，应该有具体的设计，包括各个字段的类型，字符型还应该有长度等。</w:t>
      </w:r>
    </w:p>
  </w:comment>
  <w:comment w:id="7" w:author="Jun Sang" w:date="2026-05-13T12:35:00Z" w:initials="">
    <w:p w14:paraId="547BBC70">
      <w:pPr>
        <w:pStyle w:val="7"/>
      </w:pPr>
      <w:r>
        <w:rPr>
          <w:rFonts w:hint="eastAsia"/>
        </w:rPr>
        <w:t>设计放在上一章，这章只是系统实现。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DBF235" w15:done="0"/>
  <w15:commentEx w15:paraId="6D6589E7" w15:done="0"/>
  <w15:commentEx w15:paraId="7BE88317" w15:done="0"/>
  <w15:commentEx w15:paraId="3A3D3C4E" w15:done="0"/>
  <w15:commentEx w15:paraId="25F9CB90" w15:done="0"/>
  <w15:commentEx w15:paraId="466E8C52" w15:done="0"/>
  <w15:commentEx w15:paraId="5A97134E" w15:done="0"/>
  <w15:commentEx w15:paraId="547BBC7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rival-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5699E">
    <w:pPr>
      <w:pStyle w:val="14"/>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E6D00">
    <w:pPr>
      <w:pStyle w:val="14"/>
      <w:rPr>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C811F">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8E1E3">
    <w:pPr>
      <w:pStyle w:val="14"/>
      <w:rPr>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0877A">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370A1FD3">
    <w:pPr>
      <w:pStyle w:val="14"/>
      <w:jc w:val="center"/>
      <w:rPr>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8EC7E">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0EB55A9E">
    <w:pPr>
      <w:pStyle w:val="14"/>
      <w:jc w:val="center"/>
      <w:rPr>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94125">
    <w:pPr>
      <w:pStyle w:val="14"/>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E0AFC">
    <w:pPr>
      <w:pStyle w:val="15"/>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FB941">
    <w:pPr>
      <w:pStyle w:val="15"/>
      <w:jc w:val="both"/>
    </w:pPr>
    <w:r>
      <w:rPr>
        <w:rFonts w:hint="eastAsia"/>
      </w:rPr>
      <w:t>重庆大学本科学生毕业论文（设计）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1CF62">
    <w:pPr>
      <w:pStyle w:val="15"/>
      <w:jc w:val="both"/>
    </w:pPr>
    <w:r>
      <w:rPr>
        <w:rFonts w:hint="eastAsia"/>
      </w:rPr>
      <w:t>重庆大学本科学生毕业论文（设计）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57D09">
    <w:pPr>
      <w:pStyle w:val="15"/>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1B52A">
    <w:pPr>
      <w:pStyle w:val="15"/>
      <w:jc w:val="both"/>
    </w:pPr>
    <w:r>
      <w:rPr>
        <w:rFonts w:hint="eastAsia"/>
      </w:rPr>
      <w:t>重庆大学本科学生毕业论文（设计）                                            系统详细设计与实现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AA687">
    <w:pPr>
      <w:pStyle w:val="15"/>
      <w:jc w:val="both"/>
    </w:pPr>
    <w:r>
      <w:rPr>
        <w:rFonts w:hint="eastAsia"/>
      </w:rPr>
      <w:t>重庆大学本科学生毕业论文（设计）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F4C74">
    <w:pPr>
      <w:pStyle w:val="15"/>
      <w:jc w:val="both"/>
    </w:pPr>
    <w:r>
      <w:rPr>
        <w:rFonts w:hint="eastAsia"/>
      </w:rPr>
      <w:t>重庆大学本科学生毕业论文（设计）                                            相关理论与关键技术</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58D26">
    <w:pPr>
      <w:pStyle w:val="15"/>
      <w:jc w:val="both"/>
    </w:pPr>
    <w:r>
      <w:rPr>
        <w:rFonts w:hint="eastAsia"/>
      </w:rPr>
      <w:t>重庆大学本科学生毕业论文（设计）                                                  系统需求分析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434B2">
    <w:pPr>
      <w:pStyle w:val="15"/>
      <w:jc w:val="both"/>
    </w:pPr>
    <w:r>
      <w:rPr>
        <w:rFonts w:hint="eastAsia"/>
      </w:rPr>
      <w:t>重庆大学本科学生毕业论文（设计）                                                      系统设计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C9A5">
    <w:pPr>
      <w:pStyle w:val="15"/>
      <w:jc w:val="both"/>
    </w:pPr>
    <w:r>
      <w:rPr>
        <w:rFonts w:hint="eastAsia"/>
      </w:rPr>
      <w:t>重庆大学本科学生毕业论文（设计）                                             系统详细设计与实现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E437">
    <w:pPr>
      <w:pStyle w:val="15"/>
      <w:jc w:val="both"/>
    </w:pPr>
    <w:r>
      <w:rPr>
        <w:rFonts w:hint="eastAsia"/>
      </w:rPr>
      <w:t>重庆大学本科学生毕业论文（设计）                                                    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E6261">
    <w:pPr>
      <w:pStyle w:val="15"/>
      <w:jc w:val="both"/>
      <w:rPr>
        <w:lang w:val="en-IE"/>
      </w:rPr>
    </w:pPr>
    <w:r>
      <w:rPr>
        <w:rFonts w:hint="eastAsia"/>
      </w:rPr>
      <w:t xml:space="preserve">重庆大学本科学生毕业论文（设计）                                          </w:t>
    </w:r>
    <w:r>
      <w:rPr>
        <w:rFonts w:hint="eastAsia"/>
      </w:rPr>
      <w:tab/>
    </w:r>
    <w:r>
      <w:rPr>
        <w:rFonts w:hint="eastAsia"/>
      </w:rPr>
      <w:t xml:space="preserve">            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7CCBF">
    <w:pPr>
      <w:pStyle w:val="15"/>
      <w:jc w:val="both"/>
    </w:pPr>
    <w:r>
      <w:rPr>
        <w:rFonts w:hint="eastAsia"/>
      </w:rPr>
      <w:t>重庆大学本科学生毕业论文（设计）                                                         致谢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DDDB"/>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un Sang">
    <w15:presenceInfo w15:providerId="Windows Live" w15:userId="02e87371d4f8647c"/>
  </w15:person>
  <w15:person w15:author="huxingzhou">
    <w15:presenceInfo w15:providerId="None" w15:userId="huxingzh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110B"/>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5C29"/>
    <w:rsid w:val="00197E60"/>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2962"/>
    <w:rsid w:val="00274D49"/>
    <w:rsid w:val="00284D23"/>
    <w:rsid w:val="002A4AF7"/>
    <w:rsid w:val="002B0DB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1D83"/>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1E5"/>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4F1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6769"/>
    <w:rsid w:val="00FB31B7"/>
    <w:rsid w:val="00FB3611"/>
    <w:rsid w:val="00FC5D9D"/>
    <w:rsid w:val="00FD1FD1"/>
    <w:rsid w:val="00FD2CFE"/>
    <w:rsid w:val="00FD3204"/>
    <w:rsid w:val="00FE2D48"/>
    <w:rsid w:val="00FE4E3F"/>
    <w:rsid w:val="00FE5895"/>
    <w:rsid w:val="00FE7F6B"/>
    <w:rsid w:val="00FF6ABD"/>
    <w:rsid w:val="00FF71BF"/>
    <w:rsid w:val="010941FC"/>
    <w:rsid w:val="068B64DC"/>
    <w:rsid w:val="09F2218D"/>
    <w:rsid w:val="0FCE30BA"/>
    <w:rsid w:val="13054DB2"/>
    <w:rsid w:val="1739327C"/>
    <w:rsid w:val="1CD974D1"/>
    <w:rsid w:val="1E8D4CF5"/>
    <w:rsid w:val="230B0C06"/>
    <w:rsid w:val="27DA63B5"/>
    <w:rsid w:val="3C0F3B36"/>
    <w:rsid w:val="3D0E6D74"/>
    <w:rsid w:val="43941F8B"/>
    <w:rsid w:val="46395220"/>
    <w:rsid w:val="488A2F2C"/>
    <w:rsid w:val="54CC50CB"/>
    <w:rsid w:val="561D791A"/>
    <w:rsid w:val="56467909"/>
    <w:rsid w:val="58E9101C"/>
    <w:rsid w:val="64B03429"/>
    <w:rsid w:val="64D47AD1"/>
    <w:rsid w:val="654100A2"/>
    <w:rsid w:val="6DB060FC"/>
    <w:rsid w:val="6E501766"/>
    <w:rsid w:val="6F255735"/>
    <w:rsid w:val="70ED6C1B"/>
    <w:rsid w:val="72724810"/>
    <w:rsid w:val="74C4118F"/>
    <w:rsid w:val="7BE93551"/>
    <w:rsid w:val="7E7D2037"/>
    <w:rsid w:val="7EF96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eastAsia="黑体"/>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qFormat/>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0">
    <w:name w:val="10"/>
    <w:basedOn w:val="25"/>
    <w:qFormat/>
    <w:uiPriority w:val="0"/>
    <w:rPr>
      <w:rFonts w:hint="default" w:ascii="Times New Roman" w:hAnsi="Times New Roman" w:cs="Times New Roman"/>
    </w:rPr>
  </w:style>
  <w:style w:type="character" w:customStyle="1" w:styleId="41">
    <w:name w:val="15"/>
    <w:basedOn w:val="25"/>
    <w:qFormat/>
    <w:uiPriority w:val="0"/>
    <w:rPr>
      <w:rFonts w:hint="default" w:ascii="Times New Roman" w:hAnsi="Times New Roman" w:cs="Times New Roman"/>
    </w:rPr>
  </w:style>
  <w:style w:type="paragraph" w:customStyle="1" w:styleId="42">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1" Type="http://schemas.microsoft.com/office/2011/relationships/people" Target="people.xml"/><Relationship Id="rId60" Type="http://schemas.openxmlformats.org/officeDocument/2006/relationships/fontTable" Target="fontTable.xml"/><Relationship Id="rId6" Type="http://schemas.openxmlformats.org/officeDocument/2006/relationships/header" Target="header2.xml"/><Relationship Id="rId59" Type="http://schemas.openxmlformats.org/officeDocument/2006/relationships/customXml" Target="../customXml/item1.xml"/><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svg"/><Relationship Id="rId44" Type="http://schemas.openxmlformats.org/officeDocument/2006/relationships/image" Target="media/image18.png"/><Relationship Id="rId43" Type="http://schemas.openxmlformats.org/officeDocument/2006/relationships/image" Target="media/image17.svg"/><Relationship Id="rId42" Type="http://schemas.openxmlformats.org/officeDocument/2006/relationships/image" Target="media/image16.png"/><Relationship Id="rId41" Type="http://schemas.openxmlformats.org/officeDocument/2006/relationships/image" Target="media/image15.svg"/><Relationship Id="rId40" Type="http://schemas.openxmlformats.org/officeDocument/2006/relationships/image" Target="media/image14.png"/><Relationship Id="rId4" Type="http://schemas.microsoft.com/office/2011/relationships/commentsExtended" Target="commentsExtended.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sv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comments" Target="comment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jpeg"/><Relationship Id="rId26" Type="http://schemas.openxmlformats.org/officeDocument/2006/relationships/theme" Target="theme/theme1.xml"/><Relationship Id="rId25" Type="http://schemas.openxmlformats.org/officeDocument/2006/relationships/footer" Target="footer7.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ZWYQ</Company>
  <Pages>55</Pages>
  <Words>1629</Words>
  <Characters>3696</Characters>
  <Lines>1249</Lines>
  <Paragraphs>1689</Paragraphs>
  <TotalTime>29</TotalTime>
  <ScaleCrop>false</ScaleCrop>
  <LinksUpToDate>false</LinksUpToDate>
  <CharactersWithSpaces>4174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2026-05-13T15:02:16Z</dcterms:modified>
  <dc:title>重庆大学本科学生毕业设计（论文）</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2C7D5F37D9C642E8BFCF1C3413986620_13</vt:lpwstr>
  </property>
  <property fmtid="{D5CDD505-2E9C-101B-9397-08002B2CF9AE}" pid="4" name="KSOTemplateDocerSaveRecord">
    <vt:lpwstr>eyJoZGlkIjoiOTVlZjA4OTM2MzdiOTYxZGFmMWUzOTkzMzZmYmZmYmYifQ==</vt:lpwstr>
  </property>
</Properties>
</file>